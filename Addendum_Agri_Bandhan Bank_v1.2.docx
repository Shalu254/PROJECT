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26529C" w14:textId="33726399" w:rsidR="001865CC" w:rsidRPr="004D281F" w:rsidRDefault="00E30102" w:rsidP="001865CC">
      <w:r w:rsidRPr="004D281F">
        <w:rPr>
          <w:noProof/>
          <w:lang w:val="en-IN" w:eastAsia="en-IN"/>
        </w:rPr>
        <mc:AlternateContent>
          <mc:Choice Requires="wpg">
            <w:drawing>
              <wp:anchor distT="0" distB="0" distL="114300" distR="114300" simplePos="0" relativeHeight="251664384" behindDoc="0" locked="0" layoutInCell="1" allowOverlap="1" wp14:anchorId="36706CC0" wp14:editId="669C4E08">
                <wp:simplePos x="0" y="0"/>
                <wp:positionH relativeFrom="page">
                  <wp:posOffset>7052310</wp:posOffset>
                </wp:positionH>
                <wp:positionV relativeFrom="paragraph">
                  <wp:posOffset>-344805</wp:posOffset>
                </wp:positionV>
                <wp:extent cx="403225" cy="854710"/>
                <wp:effectExtent l="0" t="0" r="0" b="2540"/>
                <wp:wrapNone/>
                <wp:docPr id="32" name="Group 32"/>
                <wp:cNvGraphicFramePr/>
                <a:graphic xmlns:a="http://schemas.openxmlformats.org/drawingml/2006/main">
                  <a:graphicData uri="http://schemas.microsoft.com/office/word/2010/wordprocessingGroup">
                    <wpg:wgp>
                      <wpg:cNvGrpSpPr/>
                      <wpg:grpSpPr>
                        <a:xfrm>
                          <a:off x="0" y="0"/>
                          <a:ext cx="403225" cy="854710"/>
                          <a:chOff x="0" y="0"/>
                          <a:chExt cx="403761" cy="855023"/>
                        </a:xfrm>
                      </wpg:grpSpPr>
                      <wps:wsp>
                        <wps:cNvPr id="33" name="Rectangle 33"/>
                        <wps:cNvSpPr/>
                        <wps:spPr>
                          <a:xfrm>
                            <a:off x="0" y="0"/>
                            <a:ext cx="403761" cy="8550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34" name="Picture 3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63795" y="85060"/>
                            <a:ext cx="261620" cy="677545"/>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05ACC2" id="Group 32" o:spid="_x0000_s1026" style="position:absolute;margin-left:555.3pt;margin-top:-27.15pt;width:31.75pt;height:67.3pt;z-index:251664384;mso-position-horizontal-relative:page" coordsize="4037,8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">
                <v:rect id="Rectangle 33" o:spid="_x0000_s1027" style="position:absolute;width:4037;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637;top:850;width:2617;height: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">
                  <v:imagedata r:id="rId10" o:title=""/>
                </v:shape>
                <w10:wrap anchorx="page"/>
              </v:group>
            </w:pict>
          </mc:Fallback>
        </mc:AlternateContent>
      </w:r>
      <w:r w:rsidRPr="004D281F">
        <w:rPr>
          <w:noProof/>
          <w:lang w:val="en-IN" w:eastAsia="en-IN"/>
        </w:rPr>
        <w:drawing>
          <wp:anchor distT="0" distB="0" distL="114300" distR="114300" simplePos="0" relativeHeight="251662336" behindDoc="0" locked="0" layoutInCell="1" allowOverlap="1" wp14:anchorId="7969DB30" wp14:editId="52623D47">
            <wp:simplePos x="0" y="0"/>
            <wp:positionH relativeFrom="margin">
              <wp:posOffset>-609600</wp:posOffset>
            </wp:positionH>
            <wp:positionV relativeFrom="paragraph">
              <wp:posOffset>8782050</wp:posOffset>
            </wp:positionV>
            <wp:extent cx="6953250" cy="400685"/>
            <wp:effectExtent l="0" t="0" r="0" b="0"/>
            <wp:wrapNone/>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11" cstate="print">
                      <a:extLst>
                        <a:ext uri="{28A0092B-C50C-407E-A947-70E740481C1C}">
                          <a14:useLocalDpi xmlns:a14="http://schemas.microsoft.com/office/drawing/2010/main" val="0"/>
                        </a:ext>
                      </a:extLst>
                    </a:blip>
                    <a:srcRect l="3114" t="78108" r="2008"/>
                    <a:stretch>
                      <a:fillRect/>
                    </a:stretch>
                  </pic:blipFill>
                  <pic:spPr>
                    <a:xfrm rot="10800000">
                      <a:off x="0" y="0"/>
                      <a:ext cx="6953250" cy="400685"/>
                    </a:xfrm>
                    <a:prstGeom prst="rect">
                      <a:avLst/>
                    </a:prstGeom>
                  </pic:spPr>
                </pic:pic>
              </a:graphicData>
            </a:graphic>
          </wp:anchor>
        </w:drawing>
      </w:r>
    </w:p>
    <w:p w14:paraId="0BABF3A0" w14:textId="4663A745" w:rsidR="001865CC" w:rsidRPr="004D281F" w:rsidRDefault="00E46F2E" w:rsidP="001865CC">
      <w:bookmarkStart w:id="0" w:name="_Hlk29481589"/>
      <w:bookmarkEnd w:id="0"/>
      <w:r w:rsidRPr="004D281F">
        <w:rPr>
          <w:noProof/>
          <w:lang w:val="en-IN" w:eastAsia="en-IN"/>
        </w:rPr>
        <w:drawing>
          <wp:anchor distT="0" distB="0" distL="114300" distR="114300" simplePos="0" relativeHeight="251682816" behindDoc="0" locked="0" layoutInCell="1" allowOverlap="1" wp14:anchorId="71A4B4F2" wp14:editId="6F1DB91F">
            <wp:simplePos x="0" y="0"/>
            <wp:positionH relativeFrom="margin">
              <wp:posOffset>3162300</wp:posOffset>
            </wp:positionH>
            <wp:positionV relativeFrom="paragraph">
              <wp:posOffset>162560</wp:posOffset>
            </wp:positionV>
            <wp:extent cx="2257425" cy="1184462"/>
            <wp:effectExtent l="0" t="0" r="0" b="0"/>
            <wp:wrapNone/>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7425" cy="1184462"/>
                    </a:xfrm>
                    <a:prstGeom prst="rect">
                      <a:avLst/>
                    </a:prstGeom>
                  </pic:spPr>
                </pic:pic>
              </a:graphicData>
            </a:graphic>
            <wp14:sizeRelH relativeFrom="margin">
              <wp14:pctWidth>0</wp14:pctWidth>
            </wp14:sizeRelH>
            <wp14:sizeRelV relativeFrom="margin">
              <wp14:pctHeight>0</wp14:pctHeight>
            </wp14:sizeRelV>
          </wp:anchor>
        </w:drawing>
      </w:r>
    </w:p>
    <w:p w14:paraId="519C147B" w14:textId="2E7FE179" w:rsidR="001865CC" w:rsidRPr="004D281F" w:rsidRDefault="00E46F2E" w:rsidP="001865CC">
      <w:r>
        <w:rPr>
          <w:noProof/>
          <w:lang w:val="en-IN" w:eastAsia="en-IN"/>
        </w:rPr>
        <w:drawing>
          <wp:inline distT="0" distB="0" distL="0" distR="0" wp14:anchorId="546FD75A" wp14:editId="3E263FCE">
            <wp:extent cx="2781935" cy="12066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3698" cy="1229073"/>
                    </a:xfrm>
                    <a:prstGeom prst="rect">
                      <a:avLst/>
                    </a:prstGeom>
                    <a:noFill/>
                    <a:ln>
                      <a:noFill/>
                    </a:ln>
                  </pic:spPr>
                </pic:pic>
              </a:graphicData>
            </a:graphic>
          </wp:inline>
        </w:drawing>
      </w:r>
    </w:p>
    <w:p w14:paraId="548F0193" w14:textId="61E4023D" w:rsidR="001865CC" w:rsidRPr="004D281F" w:rsidRDefault="00E46F2E" w:rsidP="001865CC">
      <w:r>
        <w:rPr>
          <w:noProof/>
        </w:rPr>
        <w:t xml:space="preserve">                                                                                    </w:t>
      </w:r>
    </w:p>
    <w:p w14:paraId="4C3F92D1" w14:textId="77777777" w:rsidR="001865CC" w:rsidRPr="004D281F" w:rsidRDefault="001865CC" w:rsidP="001865CC">
      <w:pPr>
        <w:ind w:firstLine="720"/>
        <w:rPr>
          <w:rFonts w:eastAsia="Times New Roman" w:cs="Times New Roman"/>
          <w:b/>
          <w:bCs/>
          <w:noProof/>
          <w:color w:val="C00000"/>
        </w:rPr>
      </w:pPr>
    </w:p>
    <w:p w14:paraId="441A6890" w14:textId="38BBDD43" w:rsidR="001865CC" w:rsidRPr="004D281F" w:rsidRDefault="001865CC" w:rsidP="001865CC">
      <w:pPr>
        <w:ind w:firstLine="720"/>
        <w:rPr>
          <w:rFonts w:eastAsia="Times New Roman" w:cs="Times New Roman"/>
          <w:b/>
          <w:bCs/>
          <w:noProof/>
          <w:color w:val="C00000"/>
        </w:rPr>
      </w:pPr>
    </w:p>
    <w:p w14:paraId="1A241CD9" w14:textId="76736B93" w:rsidR="00B37F3F" w:rsidRPr="004D281F" w:rsidRDefault="00B37F3F" w:rsidP="001865CC">
      <w:pPr>
        <w:ind w:firstLine="720"/>
        <w:rPr>
          <w:rFonts w:eastAsia="Times New Roman" w:cs="Times New Roman"/>
          <w:b/>
          <w:bCs/>
          <w:noProof/>
          <w:color w:val="C00000"/>
        </w:rPr>
      </w:pPr>
    </w:p>
    <w:p w14:paraId="44F2CFD4" w14:textId="321BC15F" w:rsidR="00B37F3F" w:rsidRPr="004D281F" w:rsidRDefault="00B37F3F" w:rsidP="001865CC">
      <w:pPr>
        <w:ind w:firstLine="720"/>
        <w:rPr>
          <w:rFonts w:eastAsia="Times New Roman" w:cs="Times New Roman"/>
          <w:b/>
          <w:bCs/>
          <w:noProof/>
          <w:color w:val="C00000"/>
        </w:rPr>
      </w:pPr>
    </w:p>
    <w:p w14:paraId="6DD62CAE" w14:textId="4C7D00E0" w:rsidR="00B37F3F" w:rsidRPr="004D281F" w:rsidRDefault="00B37F3F" w:rsidP="001865CC">
      <w:pPr>
        <w:ind w:firstLine="720"/>
        <w:rPr>
          <w:rFonts w:eastAsia="Times New Roman" w:cs="Times New Roman"/>
          <w:b/>
          <w:bCs/>
          <w:noProof/>
          <w:color w:val="C00000"/>
        </w:rPr>
      </w:pPr>
    </w:p>
    <w:p w14:paraId="72978057" w14:textId="77777777" w:rsidR="00B37F3F" w:rsidRPr="004D281F" w:rsidRDefault="00B37F3F" w:rsidP="001865CC">
      <w:pPr>
        <w:ind w:firstLine="720"/>
        <w:rPr>
          <w:rFonts w:eastAsia="Times New Roman" w:cs="Times New Roman"/>
          <w:b/>
          <w:bCs/>
          <w:noProof/>
          <w:color w:val="C00000"/>
        </w:rPr>
      </w:pPr>
    </w:p>
    <w:p w14:paraId="5EC4238F" w14:textId="2595144B" w:rsidR="00F23C23" w:rsidRPr="004D281F" w:rsidRDefault="00F23C23" w:rsidP="001865CC">
      <w:pPr>
        <w:ind w:firstLine="720"/>
        <w:rPr>
          <w:rFonts w:eastAsia="Times New Roman" w:cs="Times New Roman"/>
          <w:b/>
          <w:bCs/>
          <w:noProof/>
          <w:color w:val="C00000"/>
        </w:rPr>
      </w:pPr>
      <w:r w:rsidRPr="004D281F">
        <w:rPr>
          <w:rFonts w:eastAsia="Times New Roman" w:cs="Times New Roman"/>
          <w:b/>
          <w:bCs/>
          <w:noProof/>
          <w:color w:val="C00000"/>
        </w:rPr>
        <w:tab/>
      </w:r>
    </w:p>
    <w:p w14:paraId="7688C069" w14:textId="346EAB2C" w:rsidR="001865CC" w:rsidRPr="00E46F2E" w:rsidRDefault="00716D90" w:rsidP="00237A1E">
      <w:pPr>
        <w:ind w:firstLine="720"/>
        <w:jc w:val="center"/>
        <w:rPr>
          <w:rFonts w:eastAsia="Times New Roman" w:cs="Times New Roman"/>
          <w:b/>
          <w:bCs/>
          <w:noProof/>
          <w:color w:val="C00000"/>
          <w:sz w:val="40"/>
          <w:szCs w:val="40"/>
        </w:rPr>
      </w:pPr>
      <w:r>
        <w:rPr>
          <w:rFonts w:eastAsia="Times New Roman" w:cs="Times New Roman"/>
          <w:b/>
          <w:bCs/>
          <w:noProof/>
          <w:color w:val="C00000"/>
          <w:sz w:val="40"/>
          <w:szCs w:val="40"/>
        </w:rPr>
        <w:t>ADDENDUM</w:t>
      </w:r>
      <w:r w:rsidR="001865CC" w:rsidRPr="00E46F2E">
        <w:rPr>
          <w:rFonts w:eastAsia="Times New Roman" w:cs="Times New Roman"/>
          <w:b/>
          <w:bCs/>
          <w:noProof/>
          <w:color w:val="C00000"/>
          <w:sz w:val="40"/>
          <w:szCs w:val="40"/>
        </w:rPr>
        <w:t xml:space="preserve"> DOCUMENT</w:t>
      </w:r>
    </w:p>
    <w:p w14:paraId="570DAD68" w14:textId="0C7FB074" w:rsidR="001865CC" w:rsidRPr="00E46F2E" w:rsidRDefault="001865CC" w:rsidP="00AF2F77">
      <w:pPr>
        <w:jc w:val="center"/>
        <w:rPr>
          <w:rFonts w:eastAsia="Times New Roman" w:cs="Times New Roman"/>
          <w:b/>
          <w:bCs/>
          <w:noProof/>
          <w:color w:val="C00000"/>
          <w:sz w:val="40"/>
          <w:szCs w:val="40"/>
        </w:rPr>
      </w:pPr>
      <w:r w:rsidRPr="00E46F2E">
        <w:rPr>
          <w:rFonts w:eastAsia="Times New Roman" w:cs="Times New Roman"/>
          <w:b/>
          <w:bCs/>
          <w:noProof/>
          <w:color w:val="C00000"/>
          <w:sz w:val="40"/>
          <w:szCs w:val="40"/>
        </w:rPr>
        <w:t>FOR</w:t>
      </w:r>
      <w:r w:rsidR="00AF2F77">
        <w:rPr>
          <w:rFonts w:eastAsia="Times New Roman" w:cs="Times New Roman"/>
          <w:b/>
          <w:bCs/>
          <w:noProof/>
          <w:color w:val="C00000"/>
          <w:sz w:val="40"/>
          <w:szCs w:val="40"/>
        </w:rPr>
        <w:t xml:space="preserve"> </w:t>
      </w:r>
      <w:r w:rsidR="00952625">
        <w:rPr>
          <w:rFonts w:eastAsia="Times New Roman" w:cs="Times New Roman"/>
          <w:b/>
          <w:bCs/>
          <w:noProof/>
          <w:color w:val="C00000"/>
          <w:sz w:val="40"/>
          <w:szCs w:val="40"/>
        </w:rPr>
        <w:t>AGRI V1.</w:t>
      </w:r>
      <w:ins w:id="1" w:author="Ambarish Agwan" w:date="2022-04-22T11:55:00Z">
        <w:r w:rsidR="00177892">
          <w:rPr>
            <w:rFonts w:eastAsia="Times New Roman" w:cs="Times New Roman"/>
            <w:b/>
            <w:bCs/>
            <w:noProof/>
            <w:color w:val="C00000"/>
            <w:sz w:val="40"/>
            <w:szCs w:val="40"/>
          </w:rPr>
          <w:t>2</w:t>
        </w:r>
      </w:ins>
      <w:del w:id="2" w:author="Ambarish Agwan" w:date="2022-04-22T11:55:00Z">
        <w:r w:rsidR="00261737" w:rsidDel="00177892">
          <w:rPr>
            <w:rFonts w:eastAsia="Times New Roman" w:cs="Times New Roman"/>
            <w:b/>
            <w:bCs/>
            <w:noProof/>
            <w:color w:val="C00000"/>
            <w:sz w:val="40"/>
            <w:szCs w:val="40"/>
          </w:rPr>
          <w:delText>1</w:delText>
        </w:r>
      </w:del>
    </w:p>
    <w:p w14:paraId="7E3B36EC" w14:textId="72AA29DD" w:rsidR="001865CC" w:rsidRPr="004D281F" w:rsidRDefault="005F7E3B" w:rsidP="00237A1E">
      <w:pPr>
        <w:ind w:left="2880" w:firstLine="720"/>
        <w:rPr>
          <w:rFonts w:eastAsia="Times New Roman" w:cs="Times New Roman"/>
          <w:b/>
          <w:bCs/>
          <w:noProof/>
          <w:color w:val="C00000"/>
        </w:rPr>
      </w:pPr>
      <w:r w:rsidRPr="004D281F">
        <w:rPr>
          <w:rFonts w:eastAsia="Times New Roman" w:cs="Times New Roman"/>
          <w:b/>
          <w:bCs/>
          <w:noProof/>
          <w:color w:val="C00000"/>
        </w:rPr>
        <w:t xml:space="preserve">        </w:t>
      </w:r>
    </w:p>
    <w:p w14:paraId="2378FB3A" w14:textId="77777777" w:rsidR="00B37F3F" w:rsidRPr="004D281F" w:rsidRDefault="00B37F3F" w:rsidP="00237A1E">
      <w:pPr>
        <w:ind w:left="2880" w:firstLine="720"/>
        <w:rPr>
          <w:rFonts w:eastAsia="Times New Roman" w:cs="Times New Roman"/>
          <w:b/>
          <w:bCs/>
          <w:noProof/>
          <w:color w:val="C00000"/>
        </w:rPr>
      </w:pPr>
    </w:p>
    <w:p w14:paraId="242FEFBE" w14:textId="05150045" w:rsidR="00F23C23" w:rsidRPr="004D281F" w:rsidRDefault="001865CC" w:rsidP="00625852">
      <w:pPr>
        <w:ind w:firstLine="720"/>
        <w:rPr>
          <w:rFonts w:eastAsia="Times New Roman" w:cs="Times New Roman"/>
          <w:b/>
          <w:bCs/>
          <w:noProof/>
          <w:color w:val="C00000"/>
        </w:rPr>
      </w:pPr>
      <w:r w:rsidRPr="004D281F">
        <w:rPr>
          <w:rFonts w:eastAsia="Times New Roman" w:cs="Times New Roman"/>
          <w:b/>
          <w:bCs/>
          <w:noProof/>
          <w:color w:val="C00000"/>
        </w:rPr>
        <w:t xml:space="preserve">           </w:t>
      </w:r>
      <w:r w:rsidR="00F351E3" w:rsidRPr="004D281F">
        <w:rPr>
          <w:rFonts w:eastAsia="Times New Roman" w:cs="Times New Roman"/>
          <w:b/>
          <w:bCs/>
          <w:noProof/>
          <w:color w:val="C00000"/>
        </w:rPr>
        <w:tab/>
      </w:r>
      <w:r w:rsidR="00F351E3" w:rsidRPr="004D281F">
        <w:rPr>
          <w:rFonts w:eastAsia="Times New Roman" w:cs="Times New Roman"/>
          <w:b/>
          <w:bCs/>
          <w:noProof/>
          <w:color w:val="C00000"/>
        </w:rPr>
        <w:tab/>
      </w:r>
    </w:p>
    <w:p w14:paraId="35593029" w14:textId="77777777" w:rsidR="00F23C23" w:rsidRPr="004D281F" w:rsidRDefault="00F23C23" w:rsidP="001865CC">
      <w:pPr>
        <w:ind w:left="720" w:firstLine="720"/>
        <w:rPr>
          <w:rFonts w:eastAsia="Times New Roman" w:cs="Times New Roman"/>
          <w:b/>
          <w:bCs/>
          <w:noProof/>
          <w:color w:val="C00000"/>
        </w:rPr>
      </w:pPr>
    </w:p>
    <w:p w14:paraId="4F5C46E8" w14:textId="6856673A" w:rsidR="00F23C23" w:rsidRPr="004D281F" w:rsidRDefault="00F23C23" w:rsidP="001865CC">
      <w:pPr>
        <w:ind w:left="720" w:firstLine="720"/>
        <w:rPr>
          <w:rFonts w:eastAsia="Times New Roman" w:cs="Times New Roman"/>
          <w:b/>
          <w:bCs/>
          <w:noProof/>
          <w:color w:val="C00000"/>
        </w:rPr>
      </w:pPr>
    </w:p>
    <w:p w14:paraId="55C2FD54" w14:textId="347D5084" w:rsidR="00946588" w:rsidRPr="004D281F" w:rsidRDefault="00946588" w:rsidP="001865CC">
      <w:pPr>
        <w:ind w:left="720" w:firstLine="720"/>
        <w:rPr>
          <w:rFonts w:eastAsia="Times New Roman" w:cs="Times New Roman"/>
          <w:b/>
          <w:bCs/>
          <w:noProof/>
          <w:color w:val="C00000"/>
        </w:rPr>
      </w:pPr>
    </w:p>
    <w:p w14:paraId="468698FE" w14:textId="34A8153A" w:rsidR="00946588" w:rsidRPr="004D281F" w:rsidRDefault="00946588" w:rsidP="001865CC">
      <w:pPr>
        <w:ind w:left="720" w:firstLine="720"/>
        <w:rPr>
          <w:rFonts w:eastAsia="Times New Roman" w:cs="Times New Roman"/>
          <w:b/>
          <w:bCs/>
          <w:noProof/>
          <w:color w:val="C00000"/>
        </w:rPr>
      </w:pPr>
    </w:p>
    <w:p w14:paraId="2F431A74" w14:textId="3C5A9973" w:rsidR="00946588" w:rsidRPr="004D281F" w:rsidRDefault="00946588" w:rsidP="001865CC">
      <w:pPr>
        <w:ind w:left="720" w:firstLine="720"/>
        <w:rPr>
          <w:rFonts w:eastAsia="Times New Roman" w:cs="Times New Roman"/>
          <w:b/>
          <w:bCs/>
          <w:noProof/>
          <w:color w:val="C00000"/>
        </w:rPr>
      </w:pPr>
    </w:p>
    <w:p w14:paraId="7ABDAB4A" w14:textId="23F425C3" w:rsidR="00946588" w:rsidRPr="004D281F" w:rsidRDefault="00946588" w:rsidP="001865CC">
      <w:pPr>
        <w:ind w:left="720" w:firstLine="720"/>
        <w:rPr>
          <w:rFonts w:eastAsia="Times New Roman" w:cs="Times New Roman"/>
          <w:b/>
          <w:bCs/>
          <w:noProof/>
          <w:color w:val="C00000"/>
        </w:rPr>
      </w:pPr>
    </w:p>
    <w:p w14:paraId="68597AFC" w14:textId="4BD00AE2" w:rsidR="00B622F1" w:rsidRPr="004D281F" w:rsidRDefault="00B622F1" w:rsidP="001865CC">
      <w:pPr>
        <w:ind w:left="720" w:firstLine="720"/>
        <w:rPr>
          <w:rFonts w:eastAsia="Times New Roman" w:cs="Times New Roman"/>
          <w:b/>
          <w:bCs/>
          <w:noProof/>
          <w:color w:val="C00000"/>
        </w:rPr>
      </w:pPr>
    </w:p>
    <w:p w14:paraId="073E6B2E" w14:textId="00A2667B" w:rsidR="00B622F1" w:rsidRPr="004D281F" w:rsidRDefault="00B622F1" w:rsidP="001865CC">
      <w:pPr>
        <w:ind w:left="720" w:firstLine="720"/>
        <w:rPr>
          <w:rFonts w:eastAsia="Times New Roman" w:cs="Times New Roman"/>
          <w:b/>
          <w:bCs/>
          <w:noProof/>
          <w:color w:val="C00000"/>
        </w:rPr>
      </w:pPr>
    </w:p>
    <w:p w14:paraId="71423AF2" w14:textId="14DC53F3" w:rsidR="00B622F1" w:rsidRPr="004D281F" w:rsidRDefault="00B622F1" w:rsidP="001865CC">
      <w:pPr>
        <w:ind w:left="720" w:firstLine="720"/>
        <w:rPr>
          <w:rFonts w:eastAsia="Times New Roman" w:cs="Times New Roman"/>
          <w:b/>
          <w:bCs/>
          <w:noProof/>
          <w:color w:val="C00000"/>
        </w:rPr>
      </w:pPr>
    </w:p>
    <w:p w14:paraId="638D3DDC" w14:textId="3C8AFDAF" w:rsidR="00B622F1" w:rsidRPr="004D281F" w:rsidRDefault="00B622F1" w:rsidP="001865CC">
      <w:pPr>
        <w:ind w:left="720" w:firstLine="720"/>
        <w:rPr>
          <w:rFonts w:eastAsia="Times New Roman" w:cs="Times New Roman"/>
          <w:b/>
          <w:bCs/>
          <w:noProof/>
          <w:color w:val="C00000"/>
        </w:rPr>
      </w:pPr>
    </w:p>
    <w:p w14:paraId="3B32F778" w14:textId="734AA4DA" w:rsidR="00B622F1" w:rsidRPr="004D281F" w:rsidRDefault="00B622F1" w:rsidP="001865CC">
      <w:pPr>
        <w:ind w:left="720" w:firstLine="720"/>
        <w:rPr>
          <w:rFonts w:eastAsia="Times New Roman" w:cs="Times New Roman"/>
          <w:b/>
          <w:bCs/>
          <w:noProof/>
          <w:color w:val="C00000"/>
        </w:rPr>
      </w:pPr>
    </w:p>
    <w:p w14:paraId="11A335A9" w14:textId="3D4E4E9D" w:rsidR="00B37F3F" w:rsidRPr="004D281F" w:rsidRDefault="00B37F3F" w:rsidP="001865CC">
      <w:pPr>
        <w:ind w:left="720" w:firstLine="720"/>
        <w:rPr>
          <w:rFonts w:eastAsia="Times New Roman" w:cs="Times New Roman"/>
          <w:b/>
          <w:bCs/>
          <w:noProof/>
          <w:color w:val="C00000"/>
        </w:rPr>
      </w:pPr>
    </w:p>
    <w:p w14:paraId="002ABC0C" w14:textId="027CD821" w:rsidR="00B37F3F" w:rsidRPr="004D281F" w:rsidRDefault="00B37F3F" w:rsidP="001865CC">
      <w:pPr>
        <w:ind w:left="720" w:firstLine="720"/>
        <w:rPr>
          <w:rFonts w:eastAsia="Times New Roman" w:cs="Times New Roman"/>
          <w:b/>
          <w:bCs/>
          <w:noProof/>
          <w:color w:val="C00000"/>
        </w:rPr>
      </w:pPr>
    </w:p>
    <w:p w14:paraId="0A7C0D36" w14:textId="54137A57" w:rsidR="00B37F3F" w:rsidRPr="004D281F" w:rsidRDefault="00B37F3F" w:rsidP="001865CC">
      <w:pPr>
        <w:ind w:left="720" w:firstLine="720"/>
        <w:rPr>
          <w:rFonts w:eastAsia="Times New Roman" w:cs="Times New Roman"/>
          <w:b/>
          <w:bCs/>
          <w:noProof/>
          <w:color w:val="C00000"/>
        </w:rPr>
      </w:pPr>
    </w:p>
    <w:p w14:paraId="0A493C3B" w14:textId="36984C58" w:rsidR="00B37F3F" w:rsidRPr="004D281F" w:rsidRDefault="00B37F3F" w:rsidP="001865CC">
      <w:pPr>
        <w:ind w:left="720" w:firstLine="720"/>
        <w:rPr>
          <w:rFonts w:eastAsia="Times New Roman" w:cs="Times New Roman"/>
          <w:b/>
          <w:bCs/>
          <w:noProof/>
          <w:color w:val="C00000"/>
        </w:rPr>
      </w:pPr>
    </w:p>
    <w:p w14:paraId="0BB5AC8E" w14:textId="53A97C3B" w:rsidR="00B37F3F" w:rsidRPr="004D281F" w:rsidRDefault="00B37F3F" w:rsidP="001865CC">
      <w:pPr>
        <w:ind w:left="720" w:firstLine="720"/>
        <w:rPr>
          <w:rFonts w:eastAsia="Times New Roman" w:cs="Times New Roman"/>
          <w:b/>
          <w:bCs/>
          <w:noProof/>
          <w:color w:val="C00000"/>
        </w:rPr>
      </w:pPr>
    </w:p>
    <w:p w14:paraId="280FC990" w14:textId="00B462E5" w:rsidR="00B37F3F" w:rsidRPr="004D281F" w:rsidRDefault="00B37F3F" w:rsidP="001865CC">
      <w:pPr>
        <w:ind w:left="720" w:firstLine="720"/>
        <w:rPr>
          <w:rFonts w:eastAsia="Times New Roman" w:cs="Times New Roman"/>
          <w:b/>
          <w:bCs/>
          <w:noProof/>
          <w:color w:val="C00000"/>
        </w:rPr>
      </w:pPr>
    </w:p>
    <w:p w14:paraId="2342ACE8" w14:textId="4FEFFF39" w:rsidR="00B37F3F" w:rsidRPr="004D281F" w:rsidRDefault="00B37F3F" w:rsidP="001865CC">
      <w:pPr>
        <w:ind w:left="720" w:firstLine="720"/>
        <w:rPr>
          <w:rFonts w:eastAsia="Times New Roman" w:cs="Times New Roman"/>
          <w:b/>
          <w:bCs/>
          <w:noProof/>
          <w:color w:val="C00000"/>
        </w:rPr>
      </w:pPr>
    </w:p>
    <w:p w14:paraId="451F02DD" w14:textId="51BDAFA7" w:rsidR="00B37F3F" w:rsidRPr="004D281F" w:rsidRDefault="00B37F3F" w:rsidP="001865CC">
      <w:pPr>
        <w:ind w:left="720" w:firstLine="720"/>
        <w:rPr>
          <w:rFonts w:eastAsia="Times New Roman" w:cs="Times New Roman"/>
          <w:b/>
          <w:bCs/>
          <w:noProof/>
          <w:color w:val="C00000"/>
        </w:rPr>
      </w:pPr>
    </w:p>
    <w:p w14:paraId="75086B90" w14:textId="5F13619B" w:rsidR="00B37F3F" w:rsidRPr="004D281F" w:rsidRDefault="00B37F3F" w:rsidP="001865CC">
      <w:pPr>
        <w:ind w:left="720" w:firstLine="720"/>
        <w:rPr>
          <w:rFonts w:eastAsia="Times New Roman" w:cs="Times New Roman"/>
          <w:b/>
          <w:bCs/>
          <w:noProof/>
          <w:color w:val="C00000"/>
        </w:rPr>
      </w:pPr>
    </w:p>
    <w:p w14:paraId="05945F8A" w14:textId="2821D7A6" w:rsidR="00B37F3F" w:rsidRPr="004D281F" w:rsidRDefault="00B37F3F" w:rsidP="001865CC">
      <w:pPr>
        <w:ind w:left="720" w:firstLine="720"/>
        <w:rPr>
          <w:rFonts w:eastAsia="Times New Roman" w:cs="Times New Roman"/>
          <w:b/>
          <w:bCs/>
          <w:noProof/>
          <w:color w:val="C00000"/>
        </w:rPr>
      </w:pPr>
    </w:p>
    <w:p w14:paraId="1D2BF822" w14:textId="77777777" w:rsidR="00B622F1" w:rsidRPr="004D281F" w:rsidRDefault="00B622F1" w:rsidP="001865CC">
      <w:pPr>
        <w:ind w:left="720" w:firstLine="720"/>
        <w:rPr>
          <w:rFonts w:eastAsia="Times New Roman" w:cs="Times New Roman"/>
          <w:b/>
          <w:bCs/>
          <w:noProof/>
          <w:color w:val="C00000"/>
        </w:rPr>
      </w:pPr>
    </w:p>
    <w:p w14:paraId="7E11E204" w14:textId="77777777" w:rsidR="00946588" w:rsidRPr="004D281F" w:rsidRDefault="00946588" w:rsidP="001865CC">
      <w:pPr>
        <w:ind w:left="720" w:firstLine="720"/>
        <w:rPr>
          <w:rFonts w:eastAsia="Times New Roman" w:cs="Times New Roman"/>
          <w:b/>
          <w:bCs/>
          <w:noProof/>
          <w:color w:val="C00000"/>
        </w:rPr>
      </w:pPr>
    </w:p>
    <w:p w14:paraId="5C56C9B8" w14:textId="77777777" w:rsidR="00EF0624" w:rsidRDefault="00EF0624" w:rsidP="00F23C23">
      <w:pPr>
        <w:rPr>
          <w:rFonts w:eastAsia="Times New Roman" w:cs="Times New Roman"/>
          <w:b/>
          <w:bCs/>
          <w:noProof/>
          <w:color w:val="C00000"/>
        </w:rPr>
      </w:pPr>
    </w:p>
    <w:p w14:paraId="03FF45E3" w14:textId="77777777" w:rsidR="00EF0624" w:rsidRDefault="00EF0624" w:rsidP="00F23C23">
      <w:pPr>
        <w:rPr>
          <w:rFonts w:eastAsia="Times New Roman" w:cs="Times New Roman"/>
          <w:b/>
          <w:bCs/>
          <w:noProof/>
          <w:color w:val="C00000"/>
        </w:rPr>
      </w:pPr>
    </w:p>
    <w:p w14:paraId="7D2AA8CF" w14:textId="77777777" w:rsidR="00EF0624" w:rsidRDefault="00EF0624" w:rsidP="00F23C23">
      <w:pPr>
        <w:rPr>
          <w:rFonts w:eastAsia="Times New Roman" w:cs="Times New Roman"/>
          <w:b/>
          <w:bCs/>
          <w:noProof/>
          <w:color w:val="C00000"/>
        </w:rPr>
      </w:pPr>
    </w:p>
    <w:p w14:paraId="5825C106" w14:textId="56939D37" w:rsidR="00F23C23" w:rsidRPr="004D281F" w:rsidRDefault="00F23C23" w:rsidP="00F23C23">
      <w:pPr>
        <w:pageBreakBefore/>
        <w:jc w:val="both"/>
        <w:rPr>
          <w:rFonts w:cs="Arial"/>
          <w:b/>
          <w:u w:val="single"/>
        </w:rPr>
      </w:pPr>
      <w:bookmarkStart w:id="3" w:name="_Toc241470936"/>
      <w:r w:rsidRPr="004D281F">
        <w:rPr>
          <w:rFonts w:cs="Arial"/>
          <w:b/>
          <w:u w:val="single"/>
        </w:rPr>
        <w:lastRenderedPageBreak/>
        <w:t>Requirement Signoff</w:t>
      </w:r>
      <w:bookmarkEnd w:id="3"/>
    </w:p>
    <w:p w14:paraId="3B6AE782" w14:textId="76D567AC" w:rsidR="00F23C23" w:rsidRDefault="00F23C23" w:rsidP="00F23C23">
      <w:pPr>
        <w:jc w:val="both"/>
        <w:rPr>
          <w:rFonts w:cs="Arial"/>
          <w:iCs/>
        </w:rPr>
      </w:pPr>
      <w:r w:rsidRPr="004D281F">
        <w:rPr>
          <w:rFonts w:cs="Arial"/>
          <w:iCs/>
        </w:rPr>
        <w:t xml:space="preserve">As a key stakeholder of this project, I accept that this Document defines my requirements for this project in terms of key deliverables, constraints. This sign-off is an agreement on requirements. </w:t>
      </w:r>
    </w:p>
    <w:p w14:paraId="73F72E76" w14:textId="77777777" w:rsidR="00DE1D01" w:rsidRPr="004D281F" w:rsidRDefault="00DE1D01" w:rsidP="00F23C23">
      <w:pPr>
        <w:jc w:val="both"/>
        <w:rPr>
          <w:rFonts w:cs="Arial"/>
          <w:iCs/>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
        <w:gridCol w:w="2652"/>
        <w:gridCol w:w="2693"/>
        <w:gridCol w:w="2268"/>
        <w:gridCol w:w="1559"/>
      </w:tblGrid>
      <w:tr w:rsidR="00F23C23" w:rsidRPr="004D281F" w14:paraId="6BC8C35B" w14:textId="77777777" w:rsidTr="00F23C23">
        <w:trPr>
          <w:trHeight w:val="20"/>
        </w:trPr>
        <w:tc>
          <w:tcPr>
            <w:tcW w:w="467" w:type="dxa"/>
            <w:shd w:val="clear" w:color="auto" w:fill="D9D9D9"/>
            <w:vAlign w:val="center"/>
          </w:tcPr>
          <w:p w14:paraId="0F404863" w14:textId="77777777" w:rsidR="00F23C23" w:rsidRPr="004D281F" w:rsidRDefault="00F23C23" w:rsidP="006A2C9B">
            <w:pPr>
              <w:jc w:val="center"/>
              <w:rPr>
                <w:rFonts w:cs="Arial"/>
                <w:b/>
                <w:iCs/>
              </w:rPr>
            </w:pPr>
            <w:r w:rsidRPr="004D281F">
              <w:rPr>
                <w:rFonts w:cs="Arial"/>
                <w:b/>
                <w:iCs/>
              </w:rPr>
              <w:t>#</w:t>
            </w:r>
          </w:p>
        </w:tc>
        <w:tc>
          <w:tcPr>
            <w:tcW w:w="2652" w:type="dxa"/>
            <w:shd w:val="clear" w:color="auto" w:fill="D9D9D9"/>
            <w:vAlign w:val="center"/>
          </w:tcPr>
          <w:p w14:paraId="3025AF7E" w14:textId="77777777" w:rsidR="00F23C23" w:rsidRPr="004D281F" w:rsidRDefault="00F23C23" w:rsidP="006A2C9B">
            <w:pPr>
              <w:jc w:val="center"/>
              <w:rPr>
                <w:rFonts w:cs="Arial"/>
                <w:b/>
                <w:iCs/>
              </w:rPr>
            </w:pPr>
            <w:r w:rsidRPr="004D281F">
              <w:rPr>
                <w:rFonts w:cs="Arial"/>
                <w:b/>
                <w:iCs/>
              </w:rPr>
              <w:t>Name</w:t>
            </w:r>
          </w:p>
        </w:tc>
        <w:tc>
          <w:tcPr>
            <w:tcW w:w="2693" w:type="dxa"/>
            <w:shd w:val="clear" w:color="auto" w:fill="D9D9D9"/>
            <w:vAlign w:val="center"/>
          </w:tcPr>
          <w:p w14:paraId="30CA5116" w14:textId="77777777" w:rsidR="00F23C23" w:rsidRPr="004D281F" w:rsidRDefault="00F23C23" w:rsidP="006A2C9B">
            <w:pPr>
              <w:jc w:val="center"/>
              <w:rPr>
                <w:rFonts w:cs="Arial"/>
                <w:b/>
                <w:iCs/>
              </w:rPr>
            </w:pPr>
            <w:r w:rsidRPr="004D281F">
              <w:rPr>
                <w:rFonts w:cs="Arial"/>
                <w:b/>
                <w:iCs/>
              </w:rPr>
              <w:t>Designation</w:t>
            </w:r>
          </w:p>
        </w:tc>
        <w:tc>
          <w:tcPr>
            <w:tcW w:w="2268" w:type="dxa"/>
            <w:shd w:val="clear" w:color="auto" w:fill="D9D9D9"/>
            <w:vAlign w:val="center"/>
          </w:tcPr>
          <w:p w14:paraId="5C958A70" w14:textId="77777777" w:rsidR="00F23C23" w:rsidRPr="004D281F" w:rsidRDefault="00F23C23" w:rsidP="006A2C9B">
            <w:pPr>
              <w:jc w:val="center"/>
              <w:rPr>
                <w:rFonts w:cs="Arial"/>
                <w:b/>
                <w:iCs/>
              </w:rPr>
            </w:pPr>
            <w:r w:rsidRPr="004D281F">
              <w:rPr>
                <w:rFonts w:cs="Arial"/>
                <w:b/>
                <w:iCs/>
              </w:rPr>
              <w:t>Signature</w:t>
            </w:r>
          </w:p>
        </w:tc>
        <w:tc>
          <w:tcPr>
            <w:tcW w:w="1559" w:type="dxa"/>
            <w:shd w:val="clear" w:color="auto" w:fill="D9D9D9"/>
            <w:vAlign w:val="center"/>
          </w:tcPr>
          <w:p w14:paraId="6FECD588" w14:textId="77777777" w:rsidR="00F23C23" w:rsidRPr="004D281F" w:rsidRDefault="00F23C23" w:rsidP="006A2C9B">
            <w:pPr>
              <w:jc w:val="center"/>
              <w:rPr>
                <w:rFonts w:cs="Arial"/>
                <w:b/>
                <w:iCs/>
              </w:rPr>
            </w:pPr>
            <w:r w:rsidRPr="004D281F">
              <w:rPr>
                <w:rFonts w:cs="Arial"/>
                <w:b/>
                <w:iCs/>
              </w:rPr>
              <w:t>Date</w:t>
            </w:r>
          </w:p>
        </w:tc>
      </w:tr>
      <w:tr w:rsidR="00F23C23" w:rsidRPr="004D281F" w14:paraId="218E0C7F" w14:textId="77777777" w:rsidTr="00F23C23">
        <w:trPr>
          <w:trHeight w:val="481"/>
        </w:trPr>
        <w:tc>
          <w:tcPr>
            <w:tcW w:w="467" w:type="dxa"/>
          </w:tcPr>
          <w:p w14:paraId="0FFB6B21" w14:textId="77777777" w:rsidR="00F23C23" w:rsidRPr="004D281F" w:rsidRDefault="00F23C23" w:rsidP="006A2C9B">
            <w:pPr>
              <w:jc w:val="both"/>
              <w:rPr>
                <w:rFonts w:cs="Arial"/>
                <w:iCs/>
              </w:rPr>
            </w:pPr>
          </w:p>
        </w:tc>
        <w:tc>
          <w:tcPr>
            <w:tcW w:w="2652" w:type="dxa"/>
          </w:tcPr>
          <w:p w14:paraId="3B498836" w14:textId="77777777" w:rsidR="00F23C23" w:rsidRPr="004D281F" w:rsidRDefault="00F23C23" w:rsidP="006A2C9B">
            <w:pPr>
              <w:jc w:val="both"/>
              <w:rPr>
                <w:rFonts w:cs="Arial"/>
                <w:iCs/>
              </w:rPr>
            </w:pPr>
          </w:p>
        </w:tc>
        <w:tc>
          <w:tcPr>
            <w:tcW w:w="2693" w:type="dxa"/>
          </w:tcPr>
          <w:p w14:paraId="0EFB5470" w14:textId="77777777" w:rsidR="00F23C23" w:rsidRPr="004D281F" w:rsidRDefault="00F23C23" w:rsidP="006A2C9B">
            <w:pPr>
              <w:jc w:val="both"/>
              <w:rPr>
                <w:rFonts w:cs="Arial"/>
                <w:iCs/>
              </w:rPr>
            </w:pPr>
          </w:p>
        </w:tc>
        <w:tc>
          <w:tcPr>
            <w:tcW w:w="2268" w:type="dxa"/>
          </w:tcPr>
          <w:p w14:paraId="0098B13D" w14:textId="77777777" w:rsidR="006B7FA3" w:rsidRPr="004D281F" w:rsidRDefault="006B7FA3" w:rsidP="006A2C9B">
            <w:pPr>
              <w:jc w:val="both"/>
              <w:rPr>
                <w:rFonts w:cs="Arial"/>
                <w:iCs/>
              </w:rPr>
            </w:pPr>
          </w:p>
          <w:p w14:paraId="55167410" w14:textId="2AB5194F" w:rsidR="00F23C23" w:rsidRPr="004D281F" w:rsidRDefault="00F23C23" w:rsidP="006A2C9B">
            <w:pPr>
              <w:jc w:val="both"/>
              <w:rPr>
                <w:rFonts w:cs="Arial"/>
                <w:iCs/>
              </w:rPr>
            </w:pPr>
            <w:r w:rsidRPr="004D281F">
              <w:rPr>
                <w:rFonts w:cs="Arial"/>
                <w:iCs/>
              </w:rPr>
              <w:t>------------------------------</w:t>
            </w:r>
          </w:p>
        </w:tc>
        <w:tc>
          <w:tcPr>
            <w:tcW w:w="1559" w:type="dxa"/>
          </w:tcPr>
          <w:p w14:paraId="596F654C" w14:textId="77777777" w:rsidR="00F23C23" w:rsidRPr="004D281F" w:rsidRDefault="00F23C23" w:rsidP="006A2C9B">
            <w:pPr>
              <w:jc w:val="both"/>
              <w:rPr>
                <w:rFonts w:cs="Arial"/>
                <w:iCs/>
              </w:rPr>
            </w:pPr>
          </w:p>
        </w:tc>
      </w:tr>
      <w:tr w:rsidR="00F23C23" w:rsidRPr="004D281F" w14:paraId="1F381802" w14:textId="77777777" w:rsidTr="00F23C23">
        <w:trPr>
          <w:trHeight w:val="464"/>
        </w:trPr>
        <w:tc>
          <w:tcPr>
            <w:tcW w:w="467" w:type="dxa"/>
          </w:tcPr>
          <w:p w14:paraId="61822F96" w14:textId="77777777" w:rsidR="00F23C23" w:rsidRPr="004D281F" w:rsidRDefault="00F23C23" w:rsidP="006A2C9B">
            <w:pPr>
              <w:jc w:val="both"/>
              <w:rPr>
                <w:rFonts w:cs="Arial"/>
                <w:iCs/>
              </w:rPr>
            </w:pPr>
          </w:p>
        </w:tc>
        <w:tc>
          <w:tcPr>
            <w:tcW w:w="2652" w:type="dxa"/>
          </w:tcPr>
          <w:p w14:paraId="5A688A52" w14:textId="77777777" w:rsidR="00F23C23" w:rsidRPr="004D281F" w:rsidRDefault="00F23C23" w:rsidP="006A2C9B">
            <w:pPr>
              <w:jc w:val="both"/>
              <w:rPr>
                <w:rFonts w:cs="Arial"/>
                <w:iCs/>
              </w:rPr>
            </w:pPr>
          </w:p>
        </w:tc>
        <w:tc>
          <w:tcPr>
            <w:tcW w:w="2693" w:type="dxa"/>
          </w:tcPr>
          <w:p w14:paraId="778F5D27" w14:textId="77777777" w:rsidR="00F23C23" w:rsidRPr="004D281F" w:rsidRDefault="00F23C23" w:rsidP="006A2C9B">
            <w:pPr>
              <w:jc w:val="both"/>
              <w:rPr>
                <w:rFonts w:cs="Arial"/>
                <w:iCs/>
              </w:rPr>
            </w:pPr>
          </w:p>
        </w:tc>
        <w:tc>
          <w:tcPr>
            <w:tcW w:w="2268" w:type="dxa"/>
          </w:tcPr>
          <w:p w14:paraId="6F0A6FDB" w14:textId="77777777" w:rsidR="006B7FA3" w:rsidRPr="004D281F" w:rsidRDefault="006B7FA3" w:rsidP="006A2C9B">
            <w:pPr>
              <w:jc w:val="both"/>
              <w:rPr>
                <w:rFonts w:cs="Arial"/>
                <w:iCs/>
              </w:rPr>
            </w:pPr>
          </w:p>
          <w:p w14:paraId="5636F6F4" w14:textId="7CD413D9" w:rsidR="00F23C23" w:rsidRPr="004D281F" w:rsidRDefault="00F23C23" w:rsidP="006A2C9B">
            <w:pPr>
              <w:jc w:val="both"/>
              <w:rPr>
                <w:rFonts w:cs="Arial"/>
                <w:iCs/>
              </w:rPr>
            </w:pPr>
            <w:r w:rsidRPr="004D281F">
              <w:rPr>
                <w:rFonts w:cs="Arial"/>
                <w:iCs/>
              </w:rPr>
              <w:t>------------------------------</w:t>
            </w:r>
          </w:p>
        </w:tc>
        <w:tc>
          <w:tcPr>
            <w:tcW w:w="1559" w:type="dxa"/>
          </w:tcPr>
          <w:p w14:paraId="15ACBF6B" w14:textId="77777777" w:rsidR="00F23C23" w:rsidRPr="004D281F" w:rsidRDefault="00F23C23" w:rsidP="006A2C9B">
            <w:pPr>
              <w:jc w:val="both"/>
              <w:rPr>
                <w:rFonts w:cs="Arial"/>
                <w:iCs/>
              </w:rPr>
            </w:pPr>
          </w:p>
        </w:tc>
      </w:tr>
      <w:tr w:rsidR="00F23C23" w:rsidRPr="004D281F" w14:paraId="6CB7043D" w14:textId="77777777" w:rsidTr="00F23C23">
        <w:trPr>
          <w:trHeight w:val="590"/>
        </w:trPr>
        <w:tc>
          <w:tcPr>
            <w:tcW w:w="467" w:type="dxa"/>
          </w:tcPr>
          <w:p w14:paraId="45FDB7AE" w14:textId="77777777" w:rsidR="00F23C23" w:rsidRPr="004D281F" w:rsidRDefault="00F23C23" w:rsidP="006A2C9B">
            <w:pPr>
              <w:jc w:val="both"/>
              <w:rPr>
                <w:rFonts w:cs="Arial"/>
                <w:iCs/>
              </w:rPr>
            </w:pPr>
          </w:p>
        </w:tc>
        <w:tc>
          <w:tcPr>
            <w:tcW w:w="2652" w:type="dxa"/>
          </w:tcPr>
          <w:p w14:paraId="317C5578" w14:textId="77777777" w:rsidR="00F23C23" w:rsidRPr="004D281F" w:rsidRDefault="00F23C23" w:rsidP="006A2C9B">
            <w:pPr>
              <w:jc w:val="both"/>
              <w:rPr>
                <w:rFonts w:cs="Arial"/>
                <w:iCs/>
              </w:rPr>
            </w:pPr>
          </w:p>
        </w:tc>
        <w:tc>
          <w:tcPr>
            <w:tcW w:w="2693" w:type="dxa"/>
          </w:tcPr>
          <w:p w14:paraId="09E7AC79" w14:textId="77777777" w:rsidR="00F23C23" w:rsidRPr="004D281F" w:rsidRDefault="00F23C23" w:rsidP="006A2C9B">
            <w:pPr>
              <w:jc w:val="both"/>
              <w:rPr>
                <w:rFonts w:cs="Arial"/>
                <w:iCs/>
              </w:rPr>
            </w:pPr>
          </w:p>
        </w:tc>
        <w:tc>
          <w:tcPr>
            <w:tcW w:w="2268" w:type="dxa"/>
          </w:tcPr>
          <w:p w14:paraId="783EC985" w14:textId="77777777" w:rsidR="006B7FA3" w:rsidRPr="004D281F" w:rsidRDefault="006B7FA3" w:rsidP="006A2C9B">
            <w:pPr>
              <w:jc w:val="both"/>
              <w:rPr>
                <w:rFonts w:cs="Arial"/>
                <w:iCs/>
              </w:rPr>
            </w:pPr>
          </w:p>
          <w:p w14:paraId="2BAEB992" w14:textId="7E720BE2" w:rsidR="00F23C23" w:rsidRPr="004D281F" w:rsidRDefault="00F23C23" w:rsidP="006A2C9B">
            <w:pPr>
              <w:jc w:val="both"/>
              <w:rPr>
                <w:rFonts w:cs="Arial"/>
                <w:iCs/>
              </w:rPr>
            </w:pPr>
            <w:r w:rsidRPr="004D281F">
              <w:rPr>
                <w:rFonts w:cs="Arial"/>
                <w:iCs/>
              </w:rPr>
              <w:t>------------------------------</w:t>
            </w:r>
          </w:p>
        </w:tc>
        <w:tc>
          <w:tcPr>
            <w:tcW w:w="1559" w:type="dxa"/>
          </w:tcPr>
          <w:p w14:paraId="6911D8CC" w14:textId="77777777" w:rsidR="00F23C23" w:rsidRPr="004D281F" w:rsidRDefault="00F23C23" w:rsidP="006A2C9B">
            <w:pPr>
              <w:jc w:val="both"/>
              <w:rPr>
                <w:rFonts w:cs="Arial"/>
                <w:iCs/>
              </w:rPr>
            </w:pPr>
          </w:p>
        </w:tc>
      </w:tr>
    </w:tbl>
    <w:p w14:paraId="1E05DA01" w14:textId="3C1C2009" w:rsidR="001865CC" w:rsidRPr="004D281F" w:rsidRDefault="001865CC" w:rsidP="001865CC"/>
    <w:p w14:paraId="64C64F33" w14:textId="77777777" w:rsidR="00F23C23" w:rsidRPr="004D281F" w:rsidRDefault="00F23C23">
      <w:pPr>
        <w:pStyle w:val="Header"/>
        <w:rPr>
          <w:rFonts w:cs="Calibri"/>
          <w:bCs/>
          <w:color w:val="000000"/>
        </w:rPr>
      </w:pPr>
    </w:p>
    <w:p w14:paraId="791908D9" w14:textId="77777777" w:rsidR="00F23C23" w:rsidRPr="004D281F" w:rsidRDefault="00F23C23">
      <w:pPr>
        <w:pStyle w:val="Header"/>
        <w:rPr>
          <w:rFonts w:cs="Calibri"/>
          <w:bCs/>
          <w:color w:val="000000"/>
        </w:rPr>
      </w:pPr>
    </w:p>
    <w:p w14:paraId="40D12774" w14:textId="77777777" w:rsidR="00F23C23" w:rsidRPr="004D281F" w:rsidRDefault="00F23C23">
      <w:pPr>
        <w:pStyle w:val="Header"/>
        <w:rPr>
          <w:rFonts w:cs="Calibri"/>
          <w:bCs/>
          <w:color w:val="000000"/>
        </w:rPr>
      </w:pPr>
    </w:p>
    <w:p w14:paraId="56AAF71C" w14:textId="77777777" w:rsidR="00F23C23" w:rsidRPr="004D281F" w:rsidRDefault="00F23C23">
      <w:pPr>
        <w:pStyle w:val="Header"/>
        <w:rPr>
          <w:rFonts w:cs="Calibri"/>
          <w:bCs/>
          <w:color w:val="000000"/>
        </w:rPr>
      </w:pPr>
    </w:p>
    <w:p w14:paraId="046FBD58" w14:textId="77777777" w:rsidR="00F23C23" w:rsidRPr="004D281F" w:rsidRDefault="00F23C23">
      <w:pPr>
        <w:pStyle w:val="Header"/>
        <w:rPr>
          <w:rFonts w:cs="Calibri"/>
          <w:bCs/>
          <w:color w:val="000000"/>
        </w:rPr>
      </w:pPr>
    </w:p>
    <w:p w14:paraId="4A08713D" w14:textId="77777777" w:rsidR="00F23C23" w:rsidRPr="004D281F" w:rsidRDefault="00F23C23">
      <w:pPr>
        <w:pStyle w:val="Header"/>
        <w:rPr>
          <w:rFonts w:cs="Calibri"/>
          <w:bCs/>
          <w:color w:val="000000"/>
        </w:rPr>
      </w:pPr>
    </w:p>
    <w:p w14:paraId="61BD45CF" w14:textId="77777777" w:rsidR="00F23C23" w:rsidRPr="004D281F" w:rsidRDefault="00F23C23">
      <w:pPr>
        <w:pStyle w:val="Header"/>
        <w:rPr>
          <w:rFonts w:cs="Calibri"/>
          <w:bCs/>
          <w:color w:val="000000"/>
        </w:rPr>
      </w:pPr>
    </w:p>
    <w:p w14:paraId="7170C3A1" w14:textId="77777777" w:rsidR="00F23C23" w:rsidRPr="004D281F" w:rsidRDefault="00F23C23">
      <w:pPr>
        <w:pStyle w:val="Header"/>
        <w:rPr>
          <w:rFonts w:cs="Calibri"/>
          <w:bCs/>
          <w:color w:val="000000"/>
        </w:rPr>
      </w:pPr>
    </w:p>
    <w:p w14:paraId="48711838" w14:textId="77777777" w:rsidR="00F23C23" w:rsidRPr="004D281F" w:rsidRDefault="00F23C23">
      <w:pPr>
        <w:pStyle w:val="Header"/>
        <w:rPr>
          <w:rFonts w:cs="Calibri"/>
          <w:bCs/>
          <w:color w:val="000000"/>
        </w:rPr>
      </w:pPr>
    </w:p>
    <w:p w14:paraId="63323BD6" w14:textId="77777777" w:rsidR="00F23C23" w:rsidRPr="004D281F" w:rsidRDefault="00F23C23">
      <w:pPr>
        <w:pStyle w:val="Header"/>
        <w:rPr>
          <w:rFonts w:cs="Calibri"/>
          <w:bCs/>
          <w:color w:val="000000"/>
        </w:rPr>
      </w:pPr>
    </w:p>
    <w:p w14:paraId="2424A2FB" w14:textId="77777777" w:rsidR="00F23C23" w:rsidRPr="004D281F" w:rsidRDefault="00F23C23">
      <w:pPr>
        <w:pStyle w:val="Header"/>
        <w:rPr>
          <w:rFonts w:cs="Calibri"/>
          <w:bCs/>
          <w:color w:val="000000"/>
        </w:rPr>
      </w:pPr>
    </w:p>
    <w:p w14:paraId="42A6D928" w14:textId="77777777" w:rsidR="00F23C23" w:rsidRPr="004D281F" w:rsidRDefault="00F23C23">
      <w:pPr>
        <w:pStyle w:val="Header"/>
        <w:rPr>
          <w:rFonts w:cs="Calibri"/>
          <w:bCs/>
          <w:color w:val="000000"/>
        </w:rPr>
      </w:pPr>
    </w:p>
    <w:p w14:paraId="266150E3" w14:textId="77777777" w:rsidR="00F23C23" w:rsidRPr="004D281F" w:rsidRDefault="00F23C23">
      <w:pPr>
        <w:pStyle w:val="Header"/>
        <w:rPr>
          <w:rFonts w:cs="Calibri"/>
          <w:bCs/>
          <w:color w:val="000000"/>
        </w:rPr>
      </w:pPr>
    </w:p>
    <w:p w14:paraId="150D5740" w14:textId="77777777" w:rsidR="00F23C23" w:rsidRPr="004D281F" w:rsidRDefault="00F23C23">
      <w:pPr>
        <w:pStyle w:val="Header"/>
        <w:rPr>
          <w:rFonts w:cs="Calibri"/>
          <w:bCs/>
          <w:color w:val="000000"/>
        </w:rPr>
      </w:pPr>
    </w:p>
    <w:p w14:paraId="0DEE7FD8" w14:textId="77777777" w:rsidR="00F23C23" w:rsidRPr="004D281F" w:rsidRDefault="00F23C23">
      <w:pPr>
        <w:pStyle w:val="Header"/>
        <w:rPr>
          <w:rFonts w:cs="Calibri"/>
          <w:bCs/>
          <w:color w:val="000000"/>
        </w:rPr>
      </w:pPr>
    </w:p>
    <w:p w14:paraId="727C5E2B" w14:textId="3ADAED6B" w:rsidR="00F23C23" w:rsidRPr="004D281F" w:rsidRDefault="00F23C23">
      <w:pPr>
        <w:pStyle w:val="Header"/>
        <w:rPr>
          <w:rFonts w:cs="Calibri"/>
          <w:bCs/>
          <w:color w:val="000000"/>
        </w:rPr>
      </w:pPr>
    </w:p>
    <w:p w14:paraId="7BD2FD21" w14:textId="772DAAA6" w:rsidR="00B622F1" w:rsidRPr="004D281F" w:rsidRDefault="00B622F1">
      <w:pPr>
        <w:pStyle w:val="Header"/>
        <w:rPr>
          <w:rFonts w:cs="Calibri"/>
          <w:bCs/>
          <w:color w:val="000000"/>
        </w:rPr>
      </w:pPr>
    </w:p>
    <w:p w14:paraId="2DF886C9" w14:textId="325796D3" w:rsidR="00B37F3F" w:rsidRPr="004D281F" w:rsidRDefault="00B37F3F">
      <w:pPr>
        <w:pStyle w:val="Header"/>
        <w:rPr>
          <w:rFonts w:cs="Calibri"/>
          <w:bCs/>
          <w:color w:val="000000"/>
        </w:rPr>
      </w:pPr>
    </w:p>
    <w:p w14:paraId="6541F344" w14:textId="2E1E7702" w:rsidR="00B37F3F" w:rsidRPr="004D281F" w:rsidRDefault="00B37F3F">
      <w:pPr>
        <w:pStyle w:val="Header"/>
        <w:rPr>
          <w:rFonts w:cs="Calibri"/>
          <w:bCs/>
          <w:color w:val="000000"/>
        </w:rPr>
      </w:pPr>
    </w:p>
    <w:p w14:paraId="61C85281" w14:textId="5D120357" w:rsidR="00B37F3F" w:rsidRPr="004D281F" w:rsidRDefault="00B37F3F">
      <w:pPr>
        <w:pStyle w:val="Header"/>
        <w:rPr>
          <w:rFonts w:cs="Calibri"/>
          <w:bCs/>
          <w:color w:val="000000"/>
        </w:rPr>
      </w:pPr>
    </w:p>
    <w:p w14:paraId="171710B3" w14:textId="6AE872AC" w:rsidR="00B37F3F" w:rsidRPr="004D281F" w:rsidRDefault="00B37F3F">
      <w:pPr>
        <w:pStyle w:val="Header"/>
        <w:rPr>
          <w:rFonts w:cs="Calibri"/>
          <w:bCs/>
          <w:color w:val="000000"/>
        </w:rPr>
      </w:pPr>
    </w:p>
    <w:p w14:paraId="728433E8" w14:textId="54C83C32" w:rsidR="00B37F3F" w:rsidRPr="004D281F" w:rsidRDefault="00B37F3F">
      <w:pPr>
        <w:pStyle w:val="Header"/>
        <w:rPr>
          <w:rFonts w:cs="Calibri"/>
          <w:bCs/>
          <w:color w:val="000000"/>
        </w:rPr>
      </w:pPr>
    </w:p>
    <w:p w14:paraId="20BA402E" w14:textId="243CDB69" w:rsidR="00B37F3F" w:rsidRPr="004D281F" w:rsidRDefault="00B37F3F">
      <w:pPr>
        <w:pStyle w:val="Header"/>
        <w:rPr>
          <w:rFonts w:cs="Calibri"/>
          <w:bCs/>
          <w:color w:val="000000"/>
        </w:rPr>
      </w:pPr>
    </w:p>
    <w:p w14:paraId="4DBA158C" w14:textId="76D983DB" w:rsidR="00B37F3F" w:rsidRPr="004D281F" w:rsidRDefault="00B37F3F">
      <w:pPr>
        <w:pStyle w:val="Header"/>
        <w:rPr>
          <w:rFonts w:cs="Calibri"/>
          <w:bCs/>
          <w:color w:val="000000"/>
        </w:rPr>
      </w:pPr>
    </w:p>
    <w:p w14:paraId="11A46D42" w14:textId="6C004AD3" w:rsidR="00B37F3F" w:rsidRPr="004D281F" w:rsidRDefault="00B37F3F">
      <w:pPr>
        <w:pStyle w:val="Header"/>
        <w:rPr>
          <w:rFonts w:cs="Calibri"/>
          <w:bCs/>
          <w:color w:val="000000"/>
        </w:rPr>
      </w:pPr>
    </w:p>
    <w:p w14:paraId="6243764A" w14:textId="511DD59D" w:rsidR="00B37F3F" w:rsidRPr="004D281F" w:rsidRDefault="00B37F3F">
      <w:pPr>
        <w:pStyle w:val="Header"/>
        <w:rPr>
          <w:rFonts w:cs="Calibri"/>
          <w:bCs/>
          <w:color w:val="000000"/>
        </w:rPr>
      </w:pPr>
    </w:p>
    <w:p w14:paraId="0098D4FC" w14:textId="022F7F13" w:rsidR="00B37F3F" w:rsidRPr="004D281F" w:rsidRDefault="00B37F3F">
      <w:pPr>
        <w:pStyle w:val="Header"/>
        <w:rPr>
          <w:rFonts w:cs="Calibri"/>
          <w:bCs/>
          <w:color w:val="000000"/>
        </w:rPr>
      </w:pPr>
    </w:p>
    <w:p w14:paraId="732A9FDE" w14:textId="4543F42E" w:rsidR="00B37F3F" w:rsidRPr="004D281F" w:rsidRDefault="00B37F3F">
      <w:pPr>
        <w:pStyle w:val="Header"/>
        <w:rPr>
          <w:rFonts w:cs="Calibri"/>
          <w:bCs/>
          <w:color w:val="000000"/>
        </w:rPr>
      </w:pPr>
    </w:p>
    <w:p w14:paraId="5AFB62D9" w14:textId="790C0C60" w:rsidR="00B37F3F" w:rsidRPr="004D281F" w:rsidRDefault="00B37F3F">
      <w:pPr>
        <w:pStyle w:val="Header"/>
        <w:rPr>
          <w:rFonts w:cs="Calibri"/>
          <w:bCs/>
          <w:color w:val="000000"/>
        </w:rPr>
      </w:pPr>
    </w:p>
    <w:p w14:paraId="5E43AE24" w14:textId="657C913D" w:rsidR="00B37F3F" w:rsidRPr="004D281F" w:rsidRDefault="00B37F3F">
      <w:pPr>
        <w:pStyle w:val="Header"/>
        <w:rPr>
          <w:rFonts w:cs="Calibri"/>
          <w:bCs/>
          <w:color w:val="000000"/>
        </w:rPr>
      </w:pPr>
    </w:p>
    <w:p w14:paraId="76DCBC28" w14:textId="0D2B330F" w:rsidR="00B37F3F" w:rsidRPr="004D281F" w:rsidRDefault="00B37F3F">
      <w:pPr>
        <w:pStyle w:val="Header"/>
        <w:rPr>
          <w:rFonts w:cs="Calibri"/>
          <w:bCs/>
          <w:color w:val="000000"/>
        </w:rPr>
      </w:pPr>
    </w:p>
    <w:p w14:paraId="4D5288E9" w14:textId="725B30E7" w:rsidR="00B37F3F" w:rsidRPr="004D281F" w:rsidRDefault="00B37F3F">
      <w:pPr>
        <w:pStyle w:val="Header"/>
        <w:rPr>
          <w:rFonts w:cs="Calibri"/>
          <w:bCs/>
          <w:color w:val="000000"/>
        </w:rPr>
      </w:pPr>
    </w:p>
    <w:p w14:paraId="2F6FFB17" w14:textId="76006DDB" w:rsidR="00B37F3F" w:rsidRPr="004D281F" w:rsidRDefault="00B37F3F">
      <w:pPr>
        <w:pStyle w:val="Header"/>
        <w:rPr>
          <w:rFonts w:cs="Calibri"/>
          <w:bCs/>
          <w:color w:val="000000"/>
        </w:rPr>
      </w:pPr>
    </w:p>
    <w:p w14:paraId="098355DC" w14:textId="0E819099" w:rsidR="00B37F3F" w:rsidRPr="004D281F" w:rsidRDefault="00B37F3F">
      <w:pPr>
        <w:pStyle w:val="Header"/>
        <w:rPr>
          <w:rFonts w:cs="Calibri"/>
          <w:bCs/>
          <w:color w:val="000000"/>
        </w:rPr>
      </w:pPr>
    </w:p>
    <w:p w14:paraId="1B94EF7D" w14:textId="77777777" w:rsidR="00B37F3F" w:rsidRPr="004D281F" w:rsidRDefault="00B37F3F">
      <w:pPr>
        <w:pStyle w:val="Header"/>
        <w:rPr>
          <w:rFonts w:cs="Calibri"/>
          <w:bCs/>
          <w:color w:val="000000"/>
        </w:rPr>
      </w:pPr>
    </w:p>
    <w:p w14:paraId="5C5568C5" w14:textId="53A129E1" w:rsidR="00B622F1" w:rsidRPr="004D281F" w:rsidRDefault="00B622F1">
      <w:pPr>
        <w:pStyle w:val="Header"/>
        <w:rPr>
          <w:rFonts w:cs="Calibri"/>
          <w:bCs/>
          <w:color w:val="000000"/>
        </w:rPr>
      </w:pPr>
    </w:p>
    <w:p w14:paraId="68D06E2F" w14:textId="1F1FEBED" w:rsidR="00B622F1" w:rsidRPr="004D281F" w:rsidRDefault="00B622F1">
      <w:pPr>
        <w:pStyle w:val="Header"/>
        <w:rPr>
          <w:rFonts w:cs="Calibri"/>
          <w:bCs/>
          <w:color w:val="000000"/>
        </w:rPr>
      </w:pPr>
    </w:p>
    <w:p w14:paraId="0CEE3E54" w14:textId="0B0A9BB9" w:rsidR="00F23C23" w:rsidRPr="004D281F" w:rsidRDefault="00F23C23">
      <w:pPr>
        <w:pStyle w:val="Header"/>
        <w:rPr>
          <w:rFonts w:cs="Calibri"/>
          <w:bCs/>
          <w:color w:val="000000"/>
        </w:rPr>
      </w:pPr>
    </w:p>
    <w:p w14:paraId="3104BD68" w14:textId="77777777" w:rsidR="0063399A" w:rsidRPr="004D281F" w:rsidRDefault="0063399A">
      <w:pPr>
        <w:pStyle w:val="Header"/>
        <w:rPr>
          <w:rFonts w:cs="Calibri"/>
          <w:bCs/>
          <w:color w:val="000000"/>
        </w:rPr>
      </w:pPr>
    </w:p>
    <w:p w14:paraId="0126F3C9" w14:textId="77777777" w:rsidR="00F23C23" w:rsidRPr="004D281F" w:rsidRDefault="00F23C23">
      <w:pPr>
        <w:pStyle w:val="Header"/>
        <w:rPr>
          <w:rFonts w:cs="Calibri"/>
          <w:bCs/>
          <w:color w:val="000000"/>
        </w:rPr>
      </w:pPr>
    </w:p>
    <w:p w14:paraId="50505F32" w14:textId="6CA90A89" w:rsidR="00A736C4" w:rsidRPr="00EB49DE" w:rsidRDefault="00A736C4" w:rsidP="00A736C4">
      <w:pPr>
        <w:pStyle w:val="Header"/>
        <w:rPr>
          <w:rFonts w:cstheme="minorHAnsi"/>
          <w:b/>
          <w:color w:val="000000"/>
        </w:rPr>
      </w:pPr>
      <w:r w:rsidRPr="00EB49DE">
        <w:rPr>
          <w:rFonts w:cstheme="minorHAnsi"/>
          <w:b/>
          <w:color w:val="000000"/>
        </w:rPr>
        <w:t>Document Control</w:t>
      </w: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6588"/>
      </w:tblGrid>
      <w:tr w:rsidR="00A736C4" w:rsidRPr="00EB49DE" w14:paraId="2FEFDAE1" w14:textId="77777777" w:rsidTr="002834DE">
        <w:tc>
          <w:tcPr>
            <w:tcW w:w="2268" w:type="dxa"/>
          </w:tcPr>
          <w:p w14:paraId="3660ECD6" w14:textId="77777777" w:rsidR="00A736C4" w:rsidRPr="00EB49DE" w:rsidRDefault="00A736C4" w:rsidP="002834DE">
            <w:pPr>
              <w:autoSpaceDE w:val="0"/>
              <w:autoSpaceDN w:val="0"/>
              <w:adjustRightInd w:val="0"/>
              <w:rPr>
                <w:rFonts w:cstheme="minorHAnsi"/>
                <w:b/>
                <w:bCs/>
              </w:rPr>
            </w:pPr>
            <w:r w:rsidRPr="00EB49DE">
              <w:rPr>
                <w:rFonts w:cstheme="minorHAnsi"/>
                <w:b/>
              </w:rPr>
              <w:t>Document Description:</w:t>
            </w:r>
          </w:p>
        </w:tc>
        <w:tc>
          <w:tcPr>
            <w:tcW w:w="6588" w:type="dxa"/>
          </w:tcPr>
          <w:p w14:paraId="79C5AFA2" w14:textId="04C8E96C" w:rsidR="00A736C4" w:rsidRPr="00EB49DE" w:rsidRDefault="00A736C4" w:rsidP="002834DE">
            <w:pPr>
              <w:pStyle w:val="BodyText"/>
              <w:jc w:val="both"/>
              <w:rPr>
                <w:rFonts w:cstheme="minorHAnsi"/>
                <w:bCs/>
              </w:rPr>
            </w:pPr>
            <w:r w:rsidRPr="00EB49DE">
              <w:rPr>
                <w:rFonts w:cstheme="minorHAnsi"/>
              </w:rPr>
              <w:t>This document is intended to explain the business processes</w:t>
            </w:r>
            <w:r w:rsidR="00EB49DE" w:rsidRPr="00EB49DE">
              <w:rPr>
                <w:rFonts w:cstheme="minorHAnsi"/>
              </w:rPr>
              <w:t xml:space="preserve"> </w:t>
            </w:r>
            <w:r w:rsidRPr="00EB49DE">
              <w:rPr>
                <w:rFonts w:cstheme="minorHAnsi"/>
              </w:rPr>
              <w:t>of the customer, as understood by the Pune center of Ebix Technologies Pvt Ltd. and to document how these business processes are implemented using the computerized system.</w:t>
            </w:r>
          </w:p>
        </w:tc>
      </w:tr>
      <w:tr w:rsidR="00A736C4" w:rsidRPr="00EB49DE" w14:paraId="0A95B3E4" w14:textId="77777777" w:rsidTr="002834DE">
        <w:tc>
          <w:tcPr>
            <w:tcW w:w="2268" w:type="dxa"/>
          </w:tcPr>
          <w:p w14:paraId="1FACBB7D" w14:textId="77777777" w:rsidR="00A736C4" w:rsidRPr="00EB49DE" w:rsidRDefault="00A736C4" w:rsidP="002834DE">
            <w:pPr>
              <w:autoSpaceDE w:val="0"/>
              <w:autoSpaceDN w:val="0"/>
              <w:adjustRightInd w:val="0"/>
              <w:rPr>
                <w:rFonts w:cstheme="minorHAnsi"/>
                <w:b/>
              </w:rPr>
            </w:pPr>
            <w:r w:rsidRPr="00EB49DE">
              <w:rPr>
                <w:rFonts w:cstheme="minorHAnsi"/>
                <w:b/>
              </w:rPr>
              <w:t>Document Identification:</w:t>
            </w:r>
          </w:p>
        </w:tc>
        <w:tc>
          <w:tcPr>
            <w:tcW w:w="6588" w:type="dxa"/>
          </w:tcPr>
          <w:p w14:paraId="40A16468" w14:textId="77777777" w:rsidR="00A736C4" w:rsidRPr="00EB49DE" w:rsidRDefault="00A736C4" w:rsidP="002834DE">
            <w:pPr>
              <w:autoSpaceDE w:val="0"/>
              <w:autoSpaceDN w:val="0"/>
              <w:adjustRightInd w:val="0"/>
              <w:rPr>
                <w:rFonts w:cstheme="minorHAnsi"/>
              </w:rPr>
            </w:pPr>
            <w:r w:rsidRPr="00EB49DE">
              <w:rPr>
                <w:rFonts w:cstheme="minorHAnsi"/>
              </w:rPr>
              <w:t>SW/T12</w:t>
            </w:r>
          </w:p>
        </w:tc>
      </w:tr>
      <w:tr w:rsidR="00A736C4" w:rsidRPr="00EB49DE" w14:paraId="07617B21" w14:textId="77777777" w:rsidTr="002834DE">
        <w:tc>
          <w:tcPr>
            <w:tcW w:w="2268" w:type="dxa"/>
          </w:tcPr>
          <w:p w14:paraId="2C22D798" w14:textId="77777777" w:rsidR="00A736C4" w:rsidRPr="00EB49DE" w:rsidRDefault="00A736C4" w:rsidP="002834DE">
            <w:pPr>
              <w:autoSpaceDE w:val="0"/>
              <w:autoSpaceDN w:val="0"/>
              <w:adjustRightInd w:val="0"/>
              <w:rPr>
                <w:rFonts w:cstheme="minorHAnsi"/>
                <w:b/>
              </w:rPr>
            </w:pPr>
            <w:r w:rsidRPr="00EB49DE">
              <w:rPr>
                <w:rFonts w:cstheme="minorHAnsi"/>
                <w:b/>
              </w:rPr>
              <w:t>Security Classification:</w:t>
            </w:r>
          </w:p>
        </w:tc>
        <w:tc>
          <w:tcPr>
            <w:tcW w:w="6588" w:type="dxa"/>
          </w:tcPr>
          <w:p w14:paraId="4FB5AAAC" w14:textId="77777777" w:rsidR="00A736C4" w:rsidRPr="00EB49DE" w:rsidRDefault="00A736C4" w:rsidP="002834DE">
            <w:pPr>
              <w:autoSpaceDE w:val="0"/>
              <w:autoSpaceDN w:val="0"/>
              <w:adjustRightInd w:val="0"/>
              <w:rPr>
                <w:rFonts w:cstheme="minorHAnsi"/>
              </w:rPr>
            </w:pPr>
            <w:r w:rsidRPr="00EB49DE">
              <w:rPr>
                <w:rFonts w:cstheme="minorHAnsi"/>
              </w:rPr>
              <w:t>Customer Confidential</w:t>
            </w:r>
          </w:p>
        </w:tc>
      </w:tr>
      <w:tr w:rsidR="00A736C4" w:rsidRPr="00EB49DE" w14:paraId="41F9B256" w14:textId="77777777" w:rsidTr="002834DE">
        <w:tc>
          <w:tcPr>
            <w:tcW w:w="2268" w:type="dxa"/>
          </w:tcPr>
          <w:p w14:paraId="41BD5104" w14:textId="77777777" w:rsidR="00A736C4" w:rsidRPr="00EB49DE" w:rsidRDefault="00A736C4" w:rsidP="002834DE">
            <w:pPr>
              <w:autoSpaceDE w:val="0"/>
              <w:autoSpaceDN w:val="0"/>
              <w:adjustRightInd w:val="0"/>
              <w:rPr>
                <w:rFonts w:cstheme="minorHAnsi"/>
                <w:b/>
              </w:rPr>
            </w:pPr>
            <w:r w:rsidRPr="00EB49DE">
              <w:rPr>
                <w:rFonts w:cstheme="minorHAnsi"/>
                <w:b/>
              </w:rPr>
              <w:t>Location:</w:t>
            </w:r>
          </w:p>
        </w:tc>
        <w:tc>
          <w:tcPr>
            <w:tcW w:w="6588" w:type="dxa"/>
          </w:tcPr>
          <w:p w14:paraId="16D9F0DB" w14:textId="77777777" w:rsidR="00A736C4" w:rsidRPr="00EB49DE" w:rsidRDefault="00A736C4" w:rsidP="002834DE">
            <w:pPr>
              <w:pStyle w:val="Header"/>
              <w:rPr>
                <w:rFonts w:cstheme="minorHAnsi"/>
              </w:rPr>
            </w:pPr>
            <w:r w:rsidRPr="00EB49DE">
              <w:rPr>
                <w:rFonts w:cstheme="minorHAnsi"/>
              </w:rPr>
              <w:t>QMS Server</w:t>
            </w:r>
          </w:p>
        </w:tc>
      </w:tr>
    </w:tbl>
    <w:p w14:paraId="233B7099" w14:textId="77777777" w:rsidR="00A736C4" w:rsidRPr="00EB49DE" w:rsidRDefault="00A736C4" w:rsidP="00A736C4">
      <w:pPr>
        <w:pStyle w:val="Header"/>
        <w:rPr>
          <w:rFonts w:cstheme="minorHAnsi"/>
        </w:rPr>
      </w:pPr>
    </w:p>
    <w:tbl>
      <w:tblPr>
        <w:tblW w:w="874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446"/>
        <w:gridCol w:w="3775"/>
        <w:gridCol w:w="2520"/>
      </w:tblGrid>
      <w:tr w:rsidR="00A736C4" w:rsidRPr="00EB49DE" w14:paraId="612C857A" w14:textId="77777777" w:rsidTr="002834DE">
        <w:trPr>
          <w:trHeight w:val="258"/>
        </w:trPr>
        <w:tc>
          <w:tcPr>
            <w:tcW w:w="8741" w:type="dxa"/>
            <w:gridSpan w:val="3"/>
            <w:tcBorders>
              <w:top w:val="single" w:sz="12" w:space="0" w:color="auto"/>
              <w:bottom w:val="single" w:sz="4" w:space="0" w:color="auto"/>
            </w:tcBorders>
            <w:shd w:val="clear" w:color="auto" w:fill="D9D9D9"/>
            <w:vAlign w:val="center"/>
          </w:tcPr>
          <w:p w14:paraId="3A5B71E1" w14:textId="77777777" w:rsidR="00A736C4" w:rsidRPr="00EB49DE" w:rsidRDefault="00A736C4" w:rsidP="002834DE">
            <w:pPr>
              <w:pStyle w:val="TableHead"/>
              <w:rPr>
                <w:rFonts w:cstheme="minorHAnsi"/>
              </w:rPr>
            </w:pPr>
            <w:r w:rsidRPr="00EB49DE">
              <w:rPr>
                <w:rFonts w:cstheme="minorHAnsi"/>
              </w:rPr>
              <w:t>Authorization</w:t>
            </w:r>
          </w:p>
        </w:tc>
      </w:tr>
      <w:tr w:rsidR="00A736C4" w:rsidRPr="00EB49DE" w14:paraId="39957CFD" w14:textId="77777777" w:rsidTr="002834DE">
        <w:trPr>
          <w:trHeight w:val="323"/>
        </w:trPr>
        <w:tc>
          <w:tcPr>
            <w:tcW w:w="2446" w:type="dxa"/>
            <w:tcBorders>
              <w:top w:val="single" w:sz="4" w:space="0" w:color="auto"/>
            </w:tcBorders>
          </w:tcPr>
          <w:p w14:paraId="040970C4" w14:textId="77777777" w:rsidR="00A736C4" w:rsidRPr="00EB49DE" w:rsidRDefault="00A736C4" w:rsidP="002834DE">
            <w:pPr>
              <w:rPr>
                <w:rFonts w:cstheme="minorHAnsi"/>
              </w:rPr>
            </w:pPr>
          </w:p>
        </w:tc>
        <w:tc>
          <w:tcPr>
            <w:tcW w:w="3775" w:type="dxa"/>
            <w:tcBorders>
              <w:top w:val="single" w:sz="4" w:space="0" w:color="auto"/>
              <w:bottom w:val="single" w:sz="4" w:space="0" w:color="auto"/>
            </w:tcBorders>
            <w:vAlign w:val="center"/>
          </w:tcPr>
          <w:p w14:paraId="7937C1B4" w14:textId="77777777" w:rsidR="00A736C4" w:rsidRPr="00EB49DE" w:rsidRDefault="00A736C4" w:rsidP="002834DE">
            <w:pPr>
              <w:tabs>
                <w:tab w:val="center" w:pos="1368"/>
              </w:tabs>
              <w:jc w:val="center"/>
              <w:rPr>
                <w:rFonts w:cstheme="minorHAnsi"/>
                <w:b/>
                <w:bCs/>
              </w:rPr>
            </w:pPr>
            <w:r w:rsidRPr="00EB49DE">
              <w:rPr>
                <w:rFonts w:cstheme="minorHAnsi"/>
                <w:b/>
                <w:bCs/>
              </w:rPr>
              <w:t>Name of the person</w:t>
            </w:r>
          </w:p>
        </w:tc>
        <w:tc>
          <w:tcPr>
            <w:tcW w:w="2520" w:type="dxa"/>
            <w:tcBorders>
              <w:top w:val="single" w:sz="4" w:space="0" w:color="auto"/>
              <w:bottom w:val="single" w:sz="4" w:space="0" w:color="auto"/>
            </w:tcBorders>
            <w:vAlign w:val="center"/>
          </w:tcPr>
          <w:p w14:paraId="6B0F0090" w14:textId="50AD88CF" w:rsidR="00A736C4" w:rsidRPr="00EB49DE" w:rsidRDefault="00A736C4" w:rsidP="002834DE">
            <w:pPr>
              <w:jc w:val="center"/>
              <w:rPr>
                <w:rFonts w:cstheme="minorHAnsi"/>
                <w:b/>
                <w:bCs/>
              </w:rPr>
            </w:pPr>
            <w:r w:rsidRPr="00EB49DE">
              <w:rPr>
                <w:rFonts w:cstheme="minorHAnsi"/>
                <w:b/>
                <w:bCs/>
              </w:rPr>
              <w:t xml:space="preserve">Date </w:t>
            </w:r>
            <w:r w:rsidRPr="00EB49DE">
              <w:rPr>
                <w:rFonts w:cstheme="minorHAnsi"/>
                <w:bCs/>
              </w:rPr>
              <w:t>(</w:t>
            </w:r>
            <w:r w:rsidR="00796059">
              <w:rPr>
                <w:rFonts w:cstheme="minorHAnsi"/>
                <w:bCs/>
              </w:rPr>
              <w:t>DD</w:t>
            </w:r>
            <w:r w:rsidRPr="00EB49DE">
              <w:rPr>
                <w:rFonts w:cstheme="minorHAnsi"/>
                <w:bCs/>
              </w:rPr>
              <w:t>-</w:t>
            </w:r>
            <w:r w:rsidR="00796059">
              <w:rPr>
                <w:rFonts w:cstheme="minorHAnsi"/>
                <w:bCs/>
              </w:rPr>
              <w:t>MMM</w:t>
            </w:r>
            <w:r w:rsidRPr="00EB49DE">
              <w:rPr>
                <w:rFonts w:cstheme="minorHAnsi"/>
                <w:bCs/>
              </w:rPr>
              <w:t>-</w:t>
            </w:r>
            <w:r w:rsidR="00796059">
              <w:rPr>
                <w:rFonts w:cstheme="minorHAnsi"/>
                <w:bCs/>
              </w:rPr>
              <w:t>YYYY</w:t>
            </w:r>
            <w:r w:rsidRPr="00EB49DE">
              <w:rPr>
                <w:rFonts w:cstheme="minorHAnsi"/>
                <w:bCs/>
              </w:rPr>
              <w:t>)</w:t>
            </w:r>
          </w:p>
        </w:tc>
      </w:tr>
      <w:tr w:rsidR="00A736C4" w:rsidRPr="00EB49DE" w14:paraId="66B7D0CD" w14:textId="77777777" w:rsidTr="002834DE">
        <w:trPr>
          <w:trHeight w:hRule="exact" w:val="455"/>
        </w:trPr>
        <w:tc>
          <w:tcPr>
            <w:tcW w:w="2446" w:type="dxa"/>
            <w:vAlign w:val="center"/>
          </w:tcPr>
          <w:p w14:paraId="36E8C64F" w14:textId="77777777" w:rsidR="00A736C4" w:rsidRPr="00EB49DE" w:rsidRDefault="00A736C4" w:rsidP="002834DE">
            <w:pPr>
              <w:pStyle w:val="tableheading"/>
              <w:rPr>
                <w:rFonts w:cstheme="minorHAnsi"/>
              </w:rPr>
            </w:pPr>
            <w:r w:rsidRPr="00EB49DE">
              <w:rPr>
                <w:rFonts w:cstheme="minorHAnsi"/>
              </w:rPr>
              <w:t>Prepared by:</w:t>
            </w:r>
          </w:p>
        </w:tc>
        <w:tc>
          <w:tcPr>
            <w:tcW w:w="3775" w:type="dxa"/>
            <w:vAlign w:val="center"/>
          </w:tcPr>
          <w:p w14:paraId="1B0C9AB8" w14:textId="38C38A89" w:rsidR="00A736C4" w:rsidRPr="00EB49DE" w:rsidRDefault="000D0326" w:rsidP="002834DE">
            <w:pPr>
              <w:rPr>
                <w:rFonts w:cstheme="minorHAnsi"/>
              </w:rPr>
            </w:pPr>
            <w:r>
              <w:rPr>
                <w:rFonts w:cstheme="minorHAnsi"/>
              </w:rPr>
              <w:t>Ambarish Agwan</w:t>
            </w:r>
          </w:p>
        </w:tc>
        <w:tc>
          <w:tcPr>
            <w:tcW w:w="2520" w:type="dxa"/>
          </w:tcPr>
          <w:p w14:paraId="4D984C66" w14:textId="0F234F1B" w:rsidR="00A736C4" w:rsidRPr="00EB49DE" w:rsidRDefault="00C27031" w:rsidP="002834DE">
            <w:pPr>
              <w:rPr>
                <w:rFonts w:cstheme="minorHAnsi"/>
              </w:rPr>
            </w:pPr>
            <w:r>
              <w:rPr>
                <w:rFonts w:cstheme="minorHAnsi"/>
              </w:rPr>
              <w:t>22</w:t>
            </w:r>
            <w:r w:rsidR="00952625">
              <w:rPr>
                <w:rFonts w:cstheme="minorHAnsi"/>
              </w:rPr>
              <w:t>-</w:t>
            </w:r>
            <w:r w:rsidR="00716D90">
              <w:rPr>
                <w:rFonts w:cstheme="minorHAnsi"/>
              </w:rPr>
              <w:t>Mar</w:t>
            </w:r>
            <w:r w:rsidR="00952625">
              <w:rPr>
                <w:rFonts w:cstheme="minorHAnsi"/>
              </w:rPr>
              <w:t>-202</w:t>
            </w:r>
            <w:r w:rsidR="00716D90">
              <w:rPr>
                <w:rFonts w:cstheme="minorHAnsi"/>
              </w:rPr>
              <w:t>2</w:t>
            </w:r>
          </w:p>
        </w:tc>
      </w:tr>
      <w:tr w:rsidR="00A736C4" w:rsidRPr="00EB49DE" w14:paraId="616E5BEB" w14:textId="77777777" w:rsidTr="002834DE">
        <w:trPr>
          <w:trHeight w:hRule="exact" w:val="455"/>
        </w:trPr>
        <w:tc>
          <w:tcPr>
            <w:tcW w:w="2446" w:type="dxa"/>
            <w:vAlign w:val="center"/>
          </w:tcPr>
          <w:p w14:paraId="34D229F5" w14:textId="77777777" w:rsidR="00A736C4" w:rsidRPr="00EB49DE" w:rsidRDefault="00A736C4" w:rsidP="002834DE">
            <w:pPr>
              <w:rPr>
                <w:rFonts w:cstheme="minorHAnsi"/>
                <w:b/>
                <w:bCs/>
              </w:rPr>
            </w:pPr>
            <w:r w:rsidRPr="00EB49DE">
              <w:rPr>
                <w:rFonts w:cstheme="minorHAnsi"/>
                <w:b/>
                <w:bCs/>
              </w:rPr>
              <w:t>Reviewed by:</w:t>
            </w:r>
          </w:p>
        </w:tc>
        <w:tc>
          <w:tcPr>
            <w:tcW w:w="3775" w:type="dxa"/>
            <w:vAlign w:val="center"/>
          </w:tcPr>
          <w:p w14:paraId="7DA05B8A" w14:textId="2FCA031E" w:rsidR="00A736C4" w:rsidRPr="00EB49DE" w:rsidRDefault="00A736C4" w:rsidP="002834DE">
            <w:pPr>
              <w:rPr>
                <w:rFonts w:cstheme="minorHAnsi"/>
              </w:rPr>
            </w:pPr>
            <w:r w:rsidRPr="00EB49DE">
              <w:rPr>
                <w:rFonts w:cstheme="minorHAnsi"/>
              </w:rPr>
              <w:t xml:space="preserve"> </w:t>
            </w:r>
            <w:r w:rsidR="006D7E39">
              <w:rPr>
                <w:rFonts w:cstheme="minorHAnsi"/>
              </w:rPr>
              <w:t>Kamal Thorat</w:t>
            </w:r>
          </w:p>
        </w:tc>
        <w:tc>
          <w:tcPr>
            <w:tcW w:w="2520" w:type="dxa"/>
            <w:vAlign w:val="center"/>
          </w:tcPr>
          <w:p w14:paraId="0BE4BE8A" w14:textId="376372E1" w:rsidR="00A736C4" w:rsidRPr="00EB49DE" w:rsidRDefault="00C27031" w:rsidP="002834DE">
            <w:pPr>
              <w:rPr>
                <w:rFonts w:cstheme="minorHAnsi"/>
              </w:rPr>
            </w:pPr>
            <w:r>
              <w:rPr>
                <w:rFonts w:cstheme="minorHAnsi"/>
              </w:rPr>
              <w:t>22</w:t>
            </w:r>
            <w:r w:rsidR="006D7E39">
              <w:rPr>
                <w:rFonts w:cstheme="minorHAnsi"/>
              </w:rPr>
              <w:t>-</w:t>
            </w:r>
            <w:r w:rsidR="00716D90">
              <w:rPr>
                <w:rFonts w:cstheme="minorHAnsi"/>
              </w:rPr>
              <w:t>Mar</w:t>
            </w:r>
            <w:r w:rsidR="006D7E39">
              <w:rPr>
                <w:rFonts w:cstheme="minorHAnsi"/>
              </w:rPr>
              <w:t>-202</w:t>
            </w:r>
            <w:r w:rsidR="00716D90">
              <w:rPr>
                <w:rFonts w:cstheme="minorHAnsi"/>
              </w:rPr>
              <w:t>2</w:t>
            </w:r>
          </w:p>
        </w:tc>
      </w:tr>
      <w:tr w:rsidR="00A736C4" w:rsidRPr="00EB49DE" w14:paraId="6EA36B7E" w14:textId="77777777" w:rsidTr="002834DE">
        <w:trPr>
          <w:trHeight w:hRule="exact" w:val="455"/>
        </w:trPr>
        <w:tc>
          <w:tcPr>
            <w:tcW w:w="2446" w:type="dxa"/>
            <w:vAlign w:val="center"/>
          </w:tcPr>
          <w:p w14:paraId="61C93184" w14:textId="77777777" w:rsidR="00A736C4" w:rsidRPr="00EB49DE" w:rsidRDefault="00A736C4" w:rsidP="002834DE">
            <w:pPr>
              <w:rPr>
                <w:rFonts w:cstheme="minorHAnsi"/>
                <w:b/>
                <w:bCs/>
              </w:rPr>
            </w:pPr>
            <w:r w:rsidRPr="00EB49DE">
              <w:rPr>
                <w:rFonts w:cstheme="minorHAnsi"/>
                <w:b/>
                <w:bCs/>
              </w:rPr>
              <w:t>Approved by:</w:t>
            </w:r>
          </w:p>
        </w:tc>
        <w:tc>
          <w:tcPr>
            <w:tcW w:w="3775" w:type="dxa"/>
            <w:vAlign w:val="center"/>
          </w:tcPr>
          <w:p w14:paraId="7E7D8B69" w14:textId="77777777" w:rsidR="00A736C4" w:rsidRPr="00EB49DE" w:rsidRDefault="00A736C4" w:rsidP="002834DE">
            <w:pPr>
              <w:rPr>
                <w:rFonts w:cstheme="minorHAnsi"/>
              </w:rPr>
            </w:pPr>
            <w:r w:rsidRPr="00EB49DE">
              <w:rPr>
                <w:rFonts w:cstheme="minorHAnsi"/>
              </w:rPr>
              <w:t xml:space="preserve"> </w:t>
            </w:r>
          </w:p>
        </w:tc>
        <w:tc>
          <w:tcPr>
            <w:tcW w:w="2520" w:type="dxa"/>
            <w:vAlign w:val="center"/>
          </w:tcPr>
          <w:p w14:paraId="315A4204" w14:textId="7D3AF74E" w:rsidR="00A736C4" w:rsidRPr="00EB49DE" w:rsidRDefault="00A736C4" w:rsidP="002834DE">
            <w:pPr>
              <w:rPr>
                <w:rFonts w:cstheme="minorHAnsi"/>
              </w:rPr>
            </w:pPr>
            <w:r w:rsidRPr="00EB49DE">
              <w:rPr>
                <w:rFonts w:cstheme="minorHAnsi"/>
              </w:rPr>
              <w:t xml:space="preserve"> </w:t>
            </w:r>
          </w:p>
        </w:tc>
      </w:tr>
    </w:tbl>
    <w:p w14:paraId="0E5FAB06" w14:textId="77777777" w:rsidR="00A736C4" w:rsidRPr="00EB49DE" w:rsidRDefault="00A736C4" w:rsidP="00A736C4">
      <w:pPr>
        <w:pStyle w:val="Header"/>
        <w:rPr>
          <w:rFonts w:cstheme="minorHAnsi"/>
        </w:rPr>
      </w:pP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8"/>
        <w:gridCol w:w="1687"/>
        <w:gridCol w:w="1550"/>
        <w:gridCol w:w="1054"/>
        <w:gridCol w:w="1923"/>
        <w:gridCol w:w="1454"/>
      </w:tblGrid>
      <w:tr w:rsidR="00A736C4" w:rsidRPr="00EB49DE" w14:paraId="767030F0" w14:textId="77777777" w:rsidTr="002834DE">
        <w:tc>
          <w:tcPr>
            <w:tcW w:w="8856" w:type="dxa"/>
            <w:gridSpan w:val="6"/>
            <w:shd w:val="clear" w:color="auto" w:fill="C0C0C0"/>
          </w:tcPr>
          <w:p w14:paraId="0730CE8A" w14:textId="77777777" w:rsidR="00A736C4" w:rsidRPr="00EB49DE" w:rsidRDefault="00A736C4" w:rsidP="002834DE">
            <w:pPr>
              <w:pStyle w:val="Header"/>
              <w:jc w:val="center"/>
              <w:rPr>
                <w:rFonts w:cstheme="minorHAnsi"/>
              </w:rPr>
            </w:pPr>
            <w:r w:rsidRPr="00EB49DE">
              <w:rPr>
                <w:rFonts w:cstheme="minorHAnsi"/>
                <w:bCs/>
                <w:color w:val="000000"/>
              </w:rPr>
              <w:t>Change Log</w:t>
            </w:r>
          </w:p>
        </w:tc>
      </w:tr>
      <w:tr w:rsidR="00A736C4" w:rsidRPr="00EB49DE" w14:paraId="2C727DF3" w14:textId="77777777" w:rsidTr="002834DE">
        <w:tc>
          <w:tcPr>
            <w:tcW w:w="1188" w:type="dxa"/>
          </w:tcPr>
          <w:p w14:paraId="491258DA" w14:textId="77777777" w:rsidR="00A736C4" w:rsidRPr="00EB49DE" w:rsidRDefault="00A736C4" w:rsidP="002834DE">
            <w:pPr>
              <w:autoSpaceDE w:val="0"/>
              <w:autoSpaceDN w:val="0"/>
              <w:adjustRightInd w:val="0"/>
              <w:jc w:val="center"/>
              <w:rPr>
                <w:rFonts w:cstheme="minorHAnsi"/>
                <w:b/>
              </w:rPr>
            </w:pPr>
            <w:r w:rsidRPr="00EB49DE">
              <w:rPr>
                <w:rFonts w:cstheme="minorHAnsi"/>
                <w:b/>
              </w:rPr>
              <w:t>Document</w:t>
            </w:r>
          </w:p>
          <w:p w14:paraId="5FE7922A" w14:textId="77777777" w:rsidR="00A736C4" w:rsidRPr="00EB49DE" w:rsidRDefault="00A736C4" w:rsidP="002834DE">
            <w:pPr>
              <w:autoSpaceDE w:val="0"/>
              <w:autoSpaceDN w:val="0"/>
              <w:adjustRightInd w:val="0"/>
              <w:jc w:val="center"/>
              <w:rPr>
                <w:rFonts w:cstheme="minorHAnsi"/>
                <w:bCs/>
              </w:rPr>
            </w:pPr>
            <w:r w:rsidRPr="00EB49DE">
              <w:rPr>
                <w:rFonts w:cstheme="minorHAnsi"/>
                <w:b/>
              </w:rPr>
              <w:t>Version</w:t>
            </w:r>
          </w:p>
        </w:tc>
        <w:tc>
          <w:tcPr>
            <w:tcW w:w="1687" w:type="dxa"/>
          </w:tcPr>
          <w:p w14:paraId="51DF2F79" w14:textId="77777777" w:rsidR="00A736C4" w:rsidRPr="00EB49DE" w:rsidRDefault="00A736C4" w:rsidP="002834DE">
            <w:pPr>
              <w:autoSpaceDE w:val="0"/>
              <w:autoSpaceDN w:val="0"/>
              <w:adjustRightInd w:val="0"/>
              <w:jc w:val="center"/>
              <w:rPr>
                <w:rFonts w:cstheme="minorHAnsi"/>
                <w:b/>
              </w:rPr>
            </w:pPr>
            <w:r w:rsidRPr="00EB49DE">
              <w:rPr>
                <w:rFonts w:cstheme="minorHAnsi"/>
                <w:b/>
              </w:rPr>
              <w:t>Date of Change</w:t>
            </w:r>
          </w:p>
          <w:p w14:paraId="7A2D031B" w14:textId="77777777" w:rsidR="00A736C4" w:rsidRPr="00EB49DE" w:rsidRDefault="00A736C4" w:rsidP="002834DE">
            <w:pPr>
              <w:autoSpaceDE w:val="0"/>
              <w:autoSpaceDN w:val="0"/>
              <w:adjustRightInd w:val="0"/>
              <w:rPr>
                <w:rFonts w:cstheme="minorHAnsi"/>
                <w:bCs/>
              </w:rPr>
            </w:pPr>
          </w:p>
        </w:tc>
        <w:tc>
          <w:tcPr>
            <w:tcW w:w="1550" w:type="dxa"/>
          </w:tcPr>
          <w:p w14:paraId="2BDD0DF5" w14:textId="77777777" w:rsidR="00A736C4" w:rsidRPr="00EB49DE" w:rsidRDefault="00A736C4" w:rsidP="002834DE">
            <w:pPr>
              <w:autoSpaceDE w:val="0"/>
              <w:autoSpaceDN w:val="0"/>
              <w:adjustRightInd w:val="0"/>
              <w:rPr>
                <w:rFonts w:cstheme="minorHAnsi"/>
                <w:bCs/>
              </w:rPr>
            </w:pPr>
            <w:r w:rsidRPr="00EB49DE">
              <w:rPr>
                <w:rFonts w:cstheme="minorHAnsi"/>
                <w:b/>
              </w:rPr>
              <w:t>Section</w:t>
            </w:r>
          </w:p>
        </w:tc>
        <w:tc>
          <w:tcPr>
            <w:tcW w:w="1054" w:type="dxa"/>
          </w:tcPr>
          <w:p w14:paraId="5A6D4040" w14:textId="77777777" w:rsidR="00A736C4" w:rsidRPr="00EB49DE" w:rsidRDefault="00A736C4" w:rsidP="002834DE">
            <w:pPr>
              <w:autoSpaceDE w:val="0"/>
              <w:autoSpaceDN w:val="0"/>
              <w:adjustRightInd w:val="0"/>
              <w:jc w:val="center"/>
              <w:rPr>
                <w:rFonts w:cstheme="minorHAnsi"/>
                <w:b/>
              </w:rPr>
            </w:pPr>
            <w:r w:rsidRPr="00EB49DE">
              <w:rPr>
                <w:rFonts w:cstheme="minorHAnsi"/>
                <w:b/>
              </w:rPr>
              <w:t>A/M/D</w:t>
            </w:r>
          </w:p>
          <w:p w14:paraId="2C46C5B2" w14:textId="77777777" w:rsidR="00A736C4" w:rsidRPr="00EB49DE" w:rsidRDefault="00A736C4" w:rsidP="002834DE">
            <w:pPr>
              <w:autoSpaceDE w:val="0"/>
              <w:autoSpaceDN w:val="0"/>
              <w:adjustRightInd w:val="0"/>
              <w:rPr>
                <w:rFonts w:cstheme="minorHAnsi"/>
                <w:bCs/>
              </w:rPr>
            </w:pPr>
          </w:p>
        </w:tc>
        <w:tc>
          <w:tcPr>
            <w:tcW w:w="1923" w:type="dxa"/>
          </w:tcPr>
          <w:p w14:paraId="321B0D77" w14:textId="77777777" w:rsidR="00A736C4" w:rsidRPr="00EB49DE" w:rsidRDefault="00A736C4" w:rsidP="002834DE">
            <w:pPr>
              <w:autoSpaceDE w:val="0"/>
              <w:autoSpaceDN w:val="0"/>
              <w:adjustRightInd w:val="0"/>
              <w:rPr>
                <w:rFonts w:cstheme="minorHAnsi"/>
                <w:bCs/>
              </w:rPr>
            </w:pPr>
            <w:r w:rsidRPr="00EB49DE">
              <w:rPr>
                <w:rFonts w:cstheme="minorHAnsi"/>
                <w:b/>
              </w:rPr>
              <w:t>Brief description of change</w:t>
            </w:r>
          </w:p>
        </w:tc>
        <w:tc>
          <w:tcPr>
            <w:tcW w:w="1454" w:type="dxa"/>
          </w:tcPr>
          <w:p w14:paraId="52E052DD" w14:textId="77777777" w:rsidR="00A736C4" w:rsidRPr="00EB49DE" w:rsidRDefault="00A736C4" w:rsidP="002834DE">
            <w:pPr>
              <w:autoSpaceDE w:val="0"/>
              <w:autoSpaceDN w:val="0"/>
              <w:adjustRightInd w:val="0"/>
              <w:jc w:val="center"/>
              <w:rPr>
                <w:rFonts w:cstheme="minorHAnsi"/>
                <w:b/>
              </w:rPr>
            </w:pPr>
            <w:r w:rsidRPr="00EB49DE">
              <w:rPr>
                <w:rFonts w:cstheme="minorHAnsi"/>
                <w:b/>
              </w:rPr>
              <w:t>Reviewed by</w:t>
            </w:r>
          </w:p>
          <w:p w14:paraId="02D7D0D0" w14:textId="77777777" w:rsidR="00A736C4" w:rsidRPr="00EB49DE" w:rsidRDefault="00A736C4" w:rsidP="002834DE">
            <w:pPr>
              <w:autoSpaceDE w:val="0"/>
              <w:autoSpaceDN w:val="0"/>
              <w:adjustRightInd w:val="0"/>
              <w:rPr>
                <w:rFonts w:cstheme="minorHAnsi"/>
                <w:bCs/>
              </w:rPr>
            </w:pPr>
          </w:p>
        </w:tc>
      </w:tr>
      <w:tr w:rsidR="00A736C4" w:rsidRPr="00EB49DE" w14:paraId="2101A79C" w14:textId="77777777" w:rsidTr="002834DE">
        <w:tc>
          <w:tcPr>
            <w:tcW w:w="1188" w:type="dxa"/>
          </w:tcPr>
          <w:p w14:paraId="3F56AA92" w14:textId="6E6C63ED" w:rsidR="00A736C4" w:rsidRPr="00EB49DE" w:rsidRDefault="00A736C4" w:rsidP="002834DE">
            <w:pPr>
              <w:autoSpaceDE w:val="0"/>
              <w:autoSpaceDN w:val="0"/>
              <w:adjustRightInd w:val="0"/>
              <w:rPr>
                <w:rFonts w:cstheme="minorHAnsi"/>
                <w:bCs/>
              </w:rPr>
            </w:pPr>
            <w:r w:rsidRPr="00EB49DE">
              <w:rPr>
                <w:rFonts w:cstheme="minorHAnsi"/>
                <w:bCs/>
              </w:rPr>
              <w:t>1.0</w:t>
            </w:r>
          </w:p>
        </w:tc>
        <w:tc>
          <w:tcPr>
            <w:tcW w:w="1687" w:type="dxa"/>
          </w:tcPr>
          <w:p w14:paraId="7ADA84F8" w14:textId="6BE0C9CD" w:rsidR="00A736C4" w:rsidRPr="00EB49DE" w:rsidRDefault="00C27031" w:rsidP="002834DE">
            <w:pPr>
              <w:autoSpaceDE w:val="0"/>
              <w:autoSpaceDN w:val="0"/>
              <w:adjustRightInd w:val="0"/>
              <w:rPr>
                <w:rFonts w:cstheme="minorHAnsi"/>
                <w:bCs/>
              </w:rPr>
            </w:pPr>
            <w:r>
              <w:rPr>
                <w:rFonts w:cstheme="minorHAnsi"/>
              </w:rPr>
              <w:t>22</w:t>
            </w:r>
            <w:r w:rsidR="00952625">
              <w:rPr>
                <w:rFonts w:cstheme="minorHAnsi"/>
              </w:rPr>
              <w:t>-</w:t>
            </w:r>
            <w:r w:rsidR="00716D90">
              <w:rPr>
                <w:rFonts w:cstheme="minorHAnsi"/>
              </w:rPr>
              <w:t>Mar</w:t>
            </w:r>
            <w:r w:rsidR="00952625">
              <w:rPr>
                <w:rFonts w:cstheme="minorHAnsi"/>
              </w:rPr>
              <w:t>-202</w:t>
            </w:r>
            <w:r w:rsidR="00716D90">
              <w:rPr>
                <w:rFonts w:cstheme="minorHAnsi"/>
              </w:rPr>
              <w:t>2</w:t>
            </w:r>
          </w:p>
        </w:tc>
        <w:tc>
          <w:tcPr>
            <w:tcW w:w="1550" w:type="dxa"/>
          </w:tcPr>
          <w:p w14:paraId="2C2C0772" w14:textId="26F9C855" w:rsidR="00A736C4" w:rsidRPr="00EB49DE" w:rsidRDefault="000D0326" w:rsidP="002834DE">
            <w:pPr>
              <w:autoSpaceDE w:val="0"/>
              <w:autoSpaceDN w:val="0"/>
              <w:adjustRightInd w:val="0"/>
              <w:rPr>
                <w:rFonts w:cstheme="minorHAnsi"/>
                <w:bCs/>
              </w:rPr>
            </w:pPr>
            <w:r>
              <w:rPr>
                <w:rFonts w:cs="Calibri"/>
              </w:rPr>
              <w:t>All</w:t>
            </w:r>
          </w:p>
        </w:tc>
        <w:tc>
          <w:tcPr>
            <w:tcW w:w="1054" w:type="dxa"/>
          </w:tcPr>
          <w:p w14:paraId="302662E0" w14:textId="270B81F4" w:rsidR="00A736C4" w:rsidRPr="00EB49DE" w:rsidRDefault="00A736C4" w:rsidP="002834DE">
            <w:pPr>
              <w:autoSpaceDE w:val="0"/>
              <w:autoSpaceDN w:val="0"/>
              <w:adjustRightInd w:val="0"/>
              <w:rPr>
                <w:rFonts w:cstheme="minorHAnsi"/>
                <w:bCs/>
              </w:rPr>
            </w:pPr>
            <w:r w:rsidRPr="00EB49DE">
              <w:rPr>
                <w:rFonts w:cstheme="minorHAnsi"/>
                <w:bCs/>
              </w:rPr>
              <w:t>A</w:t>
            </w:r>
          </w:p>
        </w:tc>
        <w:tc>
          <w:tcPr>
            <w:tcW w:w="1923" w:type="dxa"/>
          </w:tcPr>
          <w:p w14:paraId="4BAC09A2" w14:textId="250B8C57" w:rsidR="00A736C4" w:rsidRPr="00EB49DE" w:rsidRDefault="00716D90" w:rsidP="002834DE">
            <w:pPr>
              <w:autoSpaceDE w:val="0"/>
              <w:autoSpaceDN w:val="0"/>
              <w:adjustRightInd w:val="0"/>
              <w:rPr>
                <w:rFonts w:cstheme="minorHAnsi"/>
                <w:bCs/>
              </w:rPr>
            </w:pPr>
            <w:r>
              <w:rPr>
                <w:rFonts w:cs="Calibri"/>
              </w:rPr>
              <w:t>Addendum</w:t>
            </w:r>
            <w:r w:rsidR="00A736C4" w:rsidRPr="00EB49DE">
              <w:rPr>
                <w:rFonts w:cs="Calibri"/>
              </w:rPr>
              <w:t xml:space="preserve"> Draft version</w:t>
            </w:r>
          </w:p>
        </w:tc>
        <w:tc>
          <w:tcPr>
            <w:tcW w:w="1454" w:type="dxa"/>
          </w:tcPr>
          <w:p w14:paraId="21FA7906" w14:textId="1CB152C2" w:rsidR="00A736C4" w:rsidRPr="00EB49DE" w:rsidRDefault="00EF6F6C" w:rsidP="002834DE">
            <w:pPr>
              <w:autoSpaceDE w:val="0"/>
              <w:autoSpaceDN w:val="0"/>
              <w:adjustRightInd w:val="0"/>
              <w:rPr>
                <w:rFonts w:cstheme="minorHAnsi"/>
                <w:bCs/>
              </w:rPr>
            </w:pPr>
            <w:r>
              <w:rPr>
                <w:rFonts w:cstheme="minorHAnsi"/>
                <w:bCs/>
              </w:rPr>
              <w:t>Kamal Thorat</w:t>
            </w:r>
          </w:p>
        </w:tc>
      </w:tr>
      <w:tr w:rsidR="000D0326" w:rsidRPr="00EB49DE" w14:paraId="2A4B1DF4" w14:textId="77777777" w:rsidTr="002834DE">
        <w:tc>
          <w:tcPr>
            <w:tcW w:w="1188" w:type="dxa"/>
          </w:tcPr>
          <w:p w14:paraId="185F8440" w14:textId="3B30A196" w:rsidR="000D0326" w:rsidRPr="00EB49DE" w:rsidRDefault="00261737" w:rsidP="000D0326">
            <w:pPr>
              <w:autoSpaceDE w:val="0"/>
              <w:autoSpaceDN w:val="0"/>
              <w:adjustRightInd w:val="0"/>
              <w:rPr>
                <w:rFonts w:cstheme="minorHAnsi"/>
                <w:bCs/>
              </w:rPr>
            </w:pPr>
            <w:r>
              <w:rPr>
                <w:rFonts w:cstheme="minorHAnsi"/>
                <w:bCs/>
              </w:rPr>
              <w:t>1.1</w:t>
            </w:r>
          </w:p>
        </w:tc>
        <w:tc>
          <w:tcPr>
            <w:tcW w:w="1687" w:type="dxa"/>
          </w:tcPr>
          <w:p w14:paraId="23615AC0" w14:textId="69ABF4F7" w:rsidR="000D0326" w:rsidRDefault="00261737" w:rsidP="000D0326">
            <w:pPr>
              <w:autoSpaceDE w:val="0"/>
              <w:autoSpaceDN w:val="0"/>
              <w:adjustRightInd w:val="0"/>
              <w:rPr>
                <w:rFonts w:cstheme="minorHAnsi"/>
              </w:rPr>
            </w:pPr>
            <w:r>
              <w:rPr>
                <w:rFonts w:cstheme="minorHAnsi"/>
              </w:rPr>
              <w:t>25-Mar-2022</w:t>
            </w:r>
          </w:p>
        </w:tc>
        <w:tc>
          <w:tcPr>
            <w:tcW w:w="1550" w:type="dxa"/>
          </w:tcPr>
          <w:p w14:paraId="68E346DF" w14:textId="6125B048" w:rsidR="000D0326" w:rsidRPr="00EB49DE" w:rsidRDefault="00FB350B" w:rsidP="000D0326">
            <w:pPr>
              <w:autoSpaceDE w:val="0"/>
              <w:autoSpaceDN w:val="0"/>
              <w:adjustRightInd w:val="0"/>
              <w:rPr>
                <w:rFonts w:cs="Calibri"/>
              </w:rPr>
            </w:pPr>
            <w:r>
              <w:rPr>
                <w:rFonts w:cs="Calibri"/>
              </w:rPr>
              <w:t>4.1.3, 4.2.5, 4.3.5, 4.3.8, 5.1.1, 5.1.4</w:t>
            </w:r>
          </w:p>
        </w:tc>
        <w:tc>
          <w:tcPr>
            <w:tcW w:w="1054" w:type="dxa"/>
          </w:tcPr>
          <w:p w14:paraId="7222D205" w14:textId="18BEA1A9" w:rsidR="000D0326" w:rsidRPr="00EB49DE" w:rsidRDefault="00FB350B" w:rsidP="000D0326">
            <w:pPr>
              <w:autoSpaceDE w:val="0"/>
              <w:autoSpaceDN w:val="0"/>
              <w:adjustRightInd w:val="0"/>
              <w:rPr>
                <w:rFonts w:cstheme="minorHAnsi"/>
                <w:bCs/>
              </w:rPr>
            </w:pPr>
            <w:r>
              <w:rPr>
                <w:rFonts w:cstheme="minorHAnsi"/>
                <w:bCs/>
              </w:rPr>
              <w:t>M</w:t>
            </w:r>
          </w:p>
        </w:tc>
        <w:tc>
          <w:tcPr>
            <w:tcW w:w="1923" w:type="dxa"/>
          </w:tcPr>
          <w:p w14:paraId="3CDFF111" w14:textId="14945EFD" w:rsidR="000D0326" w:rsidRPr="00EB49DE" w:rsidRDefault="00261737" w:rsidP="000D0326">
            <w:pPr>
              <w:autoSpaceDE w:val="0"/>
              <w:autoSpaceDN w:val="0"/>
              <w:adjustRightInd w:val="0"/>
              <w:rPr>
                <w:rFonts w:cs="Calibri"/>
              </w:rPr>
            </w:pPr>
            <w:r>
              <w:rPr>
                <w:rFonts w:cs="Calibri"/>
              </w:rPr>
              <w:t>Revert on Review comments from Bandhan</w:t>
            </w:r>
          </w:p>
        </w:tc>
        <w:tc>
          <w:tcPr>
            <w:tcW w:w="1454" w:type="dxa"/>
          </w:tcPr>
          <w:p w14:paraId="762FFEB3" w14:textId="0462DE73" w:rsidR="000D0326" w:rsidRPr="00EB49DE" w:rsidRDefault="00261737" w:rsidP="000D0326">
            <w:pPr>
              <w:autoSpaceDE w:val="0"/>
              <w:autoSpaceDN w:val="0"/>
              <w:adjustRightInd w:val="0"/>
              <w:rPr>
                <w:rFonts w:cstheme="minorHAnsi"/>
                <w:bCs/>
              </w:rPr>
            </w:pPr>
            <w:r>
              <w:rPr>
                <w:rFonts w:cstheme="minorHAnsi"/>
                <w:bCs/>
              </w:rPr>
              <w:t>Kamal Thorat</w:t>
            </w:r>
          </w:p>
        </w:tc>
      </w:tr>
      <w:tr w:rsidR="00F023D8" w:rsidRPr="00EB49DE" w14:paraId="08FDA367" w14:textId="77777777" w:rsidTr="002834DE">
        <w:tc>
          <w:tcPr>
            <w:tcW w:w="1188" w:type="dxa"/>
          </w:tcPr>
          <w:p w14:paraId="2A962C5E" w14:textId="3B112172" w:rsidR="00F023D8" w:rsidRPr="00EB49DE" w:rsidRDefault="00177892" w:rsidP="000D0326">
            <w:pPr>
              <w:autoSpaceDE w:val="0"/>
              <w:autoSpaceDN w:val="0"/>
              <w:adjustRightInd w:val="0"/>
              <w:rPr>
                <w:rFonts w:cstheme="minorHAnsi"/>
                <w:bCs/>
              </w:rPr>
            </w:pPr>
            <w:ins w:id="4" w:author="Ambarish Agwan" w:date="2022-04-22T11:55:00Z">
              <w:r>
                <w:rPr>
                  <w:rFonts w:cstheme="minorHAnsi"/>
                  <w:bCs/>
                </w:rPr>
                <w:t>1.2</w:t>
              </w:r>
            </w:ins>
          </w:p>
        </w:tc>
        <w:tc>
          <w:tcPr>
            <w:tcW w:w="1687" w:type="dxa"/>
          </w:tcPr>
          <w:p w14:paraId="5E30E17F" w14:textId="61F1B13D" w:rsidR="00F023D8" w:rsidRDefault="00177892" w:rsidP="000D0326">
            <w:pPr>
              <w:autoSpaceDE w:val="0"/>
              <w:autoSpaceDN w:val="0"/>
              <w:adjustRightInd w:val="0"/>
              <w:rPr>
                <w:rFonts w:cstheme="minorHAnsi"/>
              </w:rPr>
            </w:pPr>
            <w:ins w:id="5" w:author="Ambarish Agwan" w:date="2022-04-22T11:55:00Z">
              <w:r>
                <w:rPr>
                  <w:rFonts w:cstheme="minorHAnsi"/>
                </w:rPr>
                <w:t>22-Apr-2022</w:t>
              </w:r>
            </w:ins>
          </w:p>
        </w:tc>
        <w:tc>
          <w:tcPr>
            <w:tcW w:w="1550" w:type="dxa"/>
          </w:tcPr>
          <w:p w14:paraId="5012DB20" w14:textId="77777777" w:rsidR="00F023D8" w:rsidRDefault="00DE59DD" w:rsidP="000D0326">
            <w:pPr>
              <w:autoSpaceDE w:val="0"/>
              <w:autoSpaceDN w:val="0"/>
              <w:adjustRightInd w:val="0"/>
              <w:rPr>
                <w:ins w:id="6" w:author="Ambarish Agwan" w:date="2022-05-04T15:17:00Z"/>
                <w:rFonts w:cs="Calibri"/>
              </w:rPr>
            </w:pPr>
            <w:ins w:id="7" w:author="Ambarish Agwan" w:date="2022-04-22T12:07:00Z">
              <w:r>
                <w:rPr>
                  <w:rFonts w:cs="Calibri"/>
                </w:rPr>
                <w:t xml:space="preserve">2.2, </w:t>
              </w:r>
            </w:ins>
            <w:ins w:id="8" w:author="Ambarish Agwan" w:date="2022-04-22T12:04:00Z">
              <w:r w:rsidR="00177892">
                <w:rPr>
                  <w:rFonts w:cs="Calibri"/>
                </w:rPr>
                <w:t>4.1.1</w:t>
              </w:r>
            </w:ins>
            <w:ins w:id="9" w:author="Ambarish Agwan" w:date="2022-04-22T12:07:00Z">
              <w:r>
                <w:rPr>
                  <w:rFonts w:cs="Calibri"/>
                </w:rPr>
                <w:t>, 4.1.</w:t>
              </w:r>
            </w:ins>
            <w:ins w:id="10" w:author="Ambarish Agwan" w:date="2022-04-22T12:08:00Z">
              <w:r>
                <w:rPr>
                  <w:rFonts w:cs="Calibri"/>
                </w:rPr>
                <w:t>3</w:t>
              </w:r>
            </w:ins>
            <w:ins w:id="11" w:author="Ambarish Agwan" w:date="2022-04-25T19:00:00Z">
              <w:r w:rsidR="00364C66">
                <w:rPr>
                  <w:rFonts w:cs="Calibri"/>
                </w:rPr>
                <w:t>,</w:t>
              </w:r>
            </w:ins>
            <w:ins w:id="12" w:author="Ambarish Agwan" w:date="2022-04-25T19:40:00Z">
              <w:r w:rsidR="001952F2">
                <w:rPr>
                  <w:rFonts w:cs="Calibri"/>
                </w:rPr>
                <w:t xml:space="preserve"> 4.2,2,</w:t>
              </w:r>
            </w:ins>
            <w:ins w:id="13" w:author="Ambarish Agwan" w:date="2022-04-25T19:00:00Z">
              <w:r w:rsidR="00364C66">
                <w:rPr>
                  <w:rFonts w:cs="Calibri"/>
                </w:rPr>
                <w:t xml:space="preserve"> 4.2.5</w:t>
              </w:r>
            </w:ins>
            <w:ins w:id="14" w:author="Ambarish Agwan" w:date="2022-04-25T19:08:00Z">
              <w:r w:rsidR="00185091">
                <w:rPr>
                  <w:rFonts w:cs="Calibri"/>
                </w:rPr>
                <w:t>, 4.2.7</w:t>
              </w:r>
            </w:ins>
            <w:r w:rsidR="002202E4">
              <w:rPr>
                <w:rFonts w:cs="Calibri"/>
              </w:rPr>
              <w:t xml:space="preserve">, </w:t>
            </w:r>
            <w:ins w:id="15" w:author="Ambarish Agwan" w:date="2022-04-25T19:12:00Z">
              <w:r w:rsidR="002202E4">
                <w:rPr>
                  <w:rFonts w:cs="Calibri"/>
                </w:rPr>
                <w:t>4.3.3, 4.3.6</w:t>
              </w:r>
            </w:ins>
            <w:ins w:id="16" w:author="Ambarish Agwan" w:date="2022-04-25T19:41:00Z">
              <w:r w:rsidR="001952F2">
                <w:rPr>
                  <w:rFonts w:cs="Calibri"/>
                </w:rPr>
                <w:t>, 4.4.1, 4.4,2</w:t>
              </w:r>
            </w:ins>
          </w:p>
          <w:p w14:paraId="3F15244F" w14:textId="77777777" w:rsidR="00B106A5" w:rsidRDefault="00B106A5" w:rsidP="000D0326">
            <w:pPr>
              <w:autoSpaceDE w:val="0"/>
              <w:autoSpaceDN w:val="0"/>
              <w:adjustRightInd w:val="0"/>
              <w:rPr>
                <w:ins w:id="17" w:author="Ambarish Agwan" w:date="2022-05-04T15:17:00Z"/>
                <w:rFonts w:cs="Calibri"/>
              </w:rPr>
            </w:pPr>
          </w:p>
          <w:p w14:paraId="1447ACB1" w14:textId="60B3F743" w:rsidR="00B106A5" w:rsidRDefault="00B106A5" w:rsidP="000D0326">
            <w:pPr>
              <w:autoSpaceDE w:val="0"/>
              <w:autoSpaceDN w:val="0"/>
              <w:adjustRightInd w:val="0"/>
              <w:rPr>
                <w:rFonts w:cs="Calibri"/>
              </w:rPr>
            </w:pPr>
            <w:ins w:id="18" w:author="Ambarish Agwan" w:date="2022-05-04T15:17:00Z">
              <w:r>
                <w:rPr>
                  <w:rFonts w:cs="Calibri"/>
                </w:rPr>
                <w:t>5.2</w:t>
              </w:r>
            </w:ins>
          </w:p>
        </w:tc>
        <w:tc>
          <w:tcPr>
            <w:tcW w:w="1054" w:type="dxa"/>
          </w:tcPr>
          <w:p w14:paraId="6D7F86E3" w14:textId="77777777" w:rsidR="00F023D8" w:rsidRDefault="00177892" w:rsidP="000D0326">
            <w:pPr>
              <w:autoSpaceDE w:val="0"/>
              <w:autoSpaceDN w:val="0"/>
              <w:adjustRightInd w:val="0"/>
              <w:rPr>
                <w:ins w:id="19" w:author="Ambarish Agwan" w:date="2022-05-04T15:17:00Z"/>
                <w:rFonts w:cstheme="minorHAnsi"/>
                <w:bCs/>
              </w:rPr>
            </w:pPr>
            <w:ins w:id="20" w:author="Ambarish Agwan" w:date="2022-04-22T11:55:00Z">
              <w:r>
                <w:rPr>
                  <w:rFonts w:cstheme="minorHAnsi"/>
                  <w:bCs/>
                </w:rPr>
                <w:t>M</w:t>
              </w:r>
            </w:ins>
          </w:p>
          <w:p w14:paraId="0CBEF471" w14:textId="77777777" w:rsidR="00B106A5" w:rsidRDefault="00B106A5" w:rsidP="000D0326">
            <w:pPr>
              <w:autoSpaceDE w:val="0"/>
              <w:autoSpaceDN w:val="0"/>
              <w:adjustRightInd w:val="0"/>
              <w:rPr>
                <w:ins w:id="21" w:author="Ambarish Agwan" w:date="2022-05-04T15:17:00Z"/>
                <w:rFonts w:cstheme="minorHAnsi"/>
                <w:bCs/>
              </w:rPr>
            </w:pPr>
          </w:p>
          <w:p w14:paraId="6658344E" w14:textId="77777777" w:rsidR="00B106A5" w:rsidRDefault="00B106A5" w:rsidP="000D0326">
            <w:pPr>
              <w:autoSpaceDE w:val="0"/>
              <w:autoSpaceDN w:val="0"/>
              <w:adjustRightInd w:val="0"/>
              <w:rPr>
                <w:ins w:id="22" w:author="Ambarish Agwan" w:date="2022-05-04T15:17:00Z"/>
                <w:rFonts w:cstheme="minorHAnsi"/>
                <w:bCs/>
              </w:rPr>
            </w:pPr>
          </w:p>
          <w:p w14:paraId="5D9A2075" w14:textId="77777777" w:rsidR="00B106A5" w:rsidRDefault="00B106A5" w:rsidP="000D0326">
            <w:pPr>
              <w:autoSpaceDE w:val="0"/>
              <w:autoSpaceDN w:val="0"/>
              <w:adjustRightInd w:val="0"/>
              <w:rPr>
                <w:ins w:id="23" w:author="Ambarish Agwan" w:date="2022-05-04T15:17:00Z"/>
                <w:rFonts w:cstheme="minorHAnsi"/>
                <w:bCs/>
              </w:rPr>
            </w:pPr>
          </w:p>
          <w:p w14:paraId="21720333" w14:textId="77777777" w:rsidR="00B106A5" w:rsidRDefault="00B106A5" w:rsidP="000D0326">
            <w:pPr>
              <w:autoSpaceDE w:val="0"/>
              <w:autoSpaceDN w:val="0"/>
              <w:adjustRightInd w:val="0"/>
              <w:rPr>
                <w:ins w:id="24" w:author="Ambarish Agwan" w:date="2022-05-04T15:17:00Z"/>
                <w:rFonts w:cstheme="minorHAnsi"/>
                <w:bCs/>
              </w:rPr>
            </w:pPr>
          </w:p>
          <w:p w14:paraId="26301D84" w14:textId="77777777" w:rsidR="00B106A5" w:rsidRDefault="00B106A5" w:rsidP="000D0326">
            <w:pPr>
              <w:autoSpaceDE w:val="0"/>
              <w:autoSpaceDN w:val="0"/>
              <w:adjustRightInd w:val="0"/>
              <w:rPr>
                <w:ins w:id="25" w:author="Ambarish Agwan" w:date="2022-05-04T15:17:00Z"/>
                <w:rFonts w:cstheme="minorHAnsi"/>
                <w:bCs/>
              </w:rPr>
            </w:pPr>
          </w:p>
          <w:p w14:paraId="1CB8B6D4" w14:textId="5BE17766" w:rsidR="00B106A5" w:rsidRDefault="00B106A5" w:rsidP="000D0326">
            <w:pPr>
              <w:autoSpaceDE w:val="0"/>
              <w:autoSpaceDN w:val="0"/>
              <w:adjustRightInd w:val="0"/>
              <w:rPr>
                <w:rFonts w:cstheme="minorHAnsi"/>
                <w:bCs/>
              </w:rPr>
            </w:pPr>
            <w:ins w:id="26" w:author="Ambarish Agwan" w:date="2022-05-04T15:17:00Z">
              <w:r>
                <w:rPr>
                  <w:rFonts w:cstheme="minorHAnsi"/>
                  <w:bCs/>
                </w:rPr>
                <w:t>A</w:t>
              </w:r>
            </w:ins>
          </w:p>
        </w:tc>
        <w:tc>
          <w:tcPr>
            <w:tcW w:w="1923" w:type="dxa"/>
          </w:tcPr>
          <w:p w14:paraId="754AA327" w14:textId="5D1698D9" w:rsidR="00F023D8" w:rsidRDefault="00177892" w:rsidP="000D0326">
            <w:pPr>
              <w:autoSpaceDE w:val="0"/>
              <w:autoSpaceDN w:val="0"/>
              <w:adjustRightInd w:val="0"/>
              <w:rPr>
                <w:rFonts w:cs="Calibri"/>
              </w:rPr>
            </w:pPr>
            <w:ins w:id="27" w:author="Ambarish Agwan" w:date="2022-04-22T11:55:00Z">
              <w:r>
                <w:rPr>
                  <w:rFonts w:cs="Calibri"/>
                </w:rPr>
                <w:t>M</w:t>
              </w:r>
            </w:ins>
            <w:ins w:id="28" w:author="Ambarish Agwan" w:date="2022-04-22T11:56:00Z">
              <w:r>
                <w:rPr>
                  <w:rFonts w:cs="Calibri"/>
                </w:rPr>
                <w:t>odified few sections based on the Actual Development</w:t>
              </w:r>
            </w:ins>
          </w:p>
        </w:tc>
        <w:tc>
          <w:tcPr>
            <w:tcW w:w="1454" w:type="dxa"/>
          </w:tcPr>
          <w:p w14:paraId="4B61FB97" w14:textId="24A6846E" w:rsidR="00F023D8" w:rsidRDefault="00177892" w:rsidP="000D0326">
            <w:pPr>
              <w:autoSpaceDE w:val="0"/>
              <w:autoSpaceDN w:val="0"/>
              <w:adjustRightInd w:val="0"/>
              <w:rPr>
                <w:rFonts w:cstheme="minorHAnsi"/>
                <w:bCs/>
              </w:rPr>
            </w:pPr>
            <w:ins w:id="29" w:author="Ambarish Agwan" w:date="2022-04-22T11:56:00Z">
              <w:r>
                <w:rPr>
                  <w:rFonts w:cstheme="minorHAnsi"/>
                  <w:bCs/>
                </w:rPr>
                <w:t>Kamal Thorat</w:t>
              </w:r>
            </w:ins>
          </w:p>
        </w:tc>
      </w:tr>
      <w:tr w:rsidR="00B86201" w:rsidRPr="00EB49DE" w14:paraId="44B38BB4" w14:textId="77777777" w:rsidTr="002834DE">
        <w:tc>
          <w:tcPr>
            <w:tcW w:w="1188" w:type="dxa"/>
          </w:tcPr>
          <w:p w14:paraId="39634BB5" w14:textId="6CD38E34" w:rsidR="00B86201" w:rsidRDefault="00B86201" w:rsidP="000D0326">
            <w:pPr>
              <w:autoSpaceDE w:val="0"/>
              <w:autoSpaceDN w:val="0"/>
              <w:adjustRightInd w:val="0"/>
              <w:rPr>
                <w:rFonts w:cstheme="minorHAnsi"/>
                <w:bCs/>
              </w:rPr>
            </w:pPr>
          </w:p>
        </w:tc>
        <w:tc>
          <w:tcPr>
            <w:tcW w:w="1687" w:type="dxa"/>
          </w:tcPr>
          <w:p w14:paraId="315C2BDB" w14:textId="3F925BAB" w:rsidR="00B86201" w:rsidRDefault="00B86201" w:rsidP="000D0326">
            <w:pPr>
              <w:autoSpaceDE w:val="0"/>
              <w:autoSpaceDN w:val="0"/>
              <w:adjustRightInd w:val="0"/>
              <w:rPr>
                <w:rFonts w:cstheme="minorHAnsi"/>
              </w:rPr>
            </w:pPr>
          </w:p>
        </w:tc>
        <w:tc>
          <w:tcPr>
            <w:tcW w:w="1550" w:type="dxa"/>
          </w:tcPr>
          <w:p w14:paraId="380B46E0" w14:textId="7F56CA0D" w:rsidR="00605529" w:rsidRDefault="00605529" w:rsidP="000D0326">
            <w:pPr>
              <w:autoSpaceDE w:val="0"/>
              <w:autoSpaceDN w:val="0"/>
              <w:adjustRightInd w:val="0"/>
              <w:rPr>
                <w:rFonts w:cs="Calibri"/>
              </w:rPr>
            </w:pPr>
          </w:p>
        </w:tc>
        <w:tc>
          <w:tcPr>
            <w:tcW w:w="1054" w:type="dxa"/>
          </w:tcPr>
          <w:p w14:paraId="23AAE2CF" w14:textId="76E9B878" w:rsidR="00B86201" w:rsidRDefault="00B86201" w:rsidP="000D0326">
            <w:pPr>
              <w:autoSpaceDE w:val="0"/>
              <w:autoSpaceDN w:val="0"/>
              <w:adjustRightInd w:val="0"/>
              <w:rPr>
                <w:rFonts w:cstheme="minorHAnsi"/>
                <w:bCs/>
              </w:rPr>
            </w:pPr>
          </w:p>
        </w:tc>
        <w:tc>
          <w:tcPr>
            <w:tcW w:w="1923" w:type="dxa"/>
          </w:tcPr>
          <w:p w14:paraId="6DCBD419" w14:textId="6684276F" w:rsidR="00B86201" w:rsidRDefault="00B86201" w:rsidP="000D0326">
            <w:pPr>
              <w:autoSpaceDE w:val="0"/>
              <w:autoSpaceDN w:val="0"/>
              <w:adjustRightInd w:val="0"/>
              <w:rPr>
                <w:rFonts w:cs="Calibri"/>
              </w:rPr>
            </w:pPr>
          </w:p>
        </w:tc>
        <w:tc>
          <w:tcPr>
            <w:tcW w:w="1454" w:type="dxa"/>
          </w:tcPr>
          <w:p w14:paraId="3F94A610" w14:textId="657577DC" w:rsidR="00B86201" w:rsidRDefault="00B86201" w:rsidP="000D0326">
            <w:pPr>
              <w:autoSpaceDE w:val="0"/>
              <w:autoSpaceDN w:val="0"/>
              <w:adjustRightInd w:val="0"/>
              <w:rPr>
                <w:rFonts w:cstheme="minorHAnsi"/>
                <w:bCs/>
              </w:rPr>
            </w:pPr>
          </w:p>
        </w:tc>
      </w:tr>
    </w:tbl>
    <w:p w14:paraId="21E86503" w14:textId="77777777" w:rsidR="00620EFD" w:rsidRPr="004D281F" w:rsidRDefault="00620EFD">
      <w:pPr>
        <w:pStyle w:val="Header"/>
        <w:rPr>
          <w:rFonts w:cs="Calibri"/>
        </w:rPr>
      </w:pPr>
    </w:p>
    <w:p w14:paraId="6690FFDB" w14:textId="77777777" w:rsidR="00620EFD" w:rsidRPr="004D281F" w:rsidRDefault="00620EFD">
      <w:pPr>
        <w:pStyle w:val="Header"/>
        <w:rPr>
          <w:rFonts w:cs="Calibri"/>
        </w:rPr>
      </w:pPr>
    </w:p>
    <w:p w14:paraId="08C4D6D3" w14:textId="77777777" w:rsidR="00F23C23" w:rsidRPr="004D281F" w:rsidRDefault="00F23C23">
      <w:pPr>
        <w:pStyle w:val="TableHead"/>
        <w:jc w:val="left"/>
      </w:pPr>
    </w:p>
    <w:p w14:paraId="2F8EFC03" w14:textId="77777777" w:rsidR="00F23C23" w:rsidRPr="004D281F" w:rsidRDefault="00F23C23">
      <w:pPr>
        <w:pStyle w:val="TableHead"/>
        <w:jc w:val="left"/>
      </w:pPr>
    </w:p>
    <w:p w14:paraId="18C2DEA0" w14:textId="1B66B963" w:rsidR="00620EFD" w:rsidRPr="004D281F" w:rsidRDefault="00E30102">
      <w:pPr>
        <w:pStyle w:val="TableHead"/>
        <w:jc w:val="left"/>
      </w:pPr>
      <w:r w:rsidRPr="004D281F">
        <w:t>Confidentiality Agreement</w:t>
      </w:r>
    </w:p>
    <w:p w14:paraId="06E351A8" w14:textId="77777777" w:rsidR="00620EFD" w:rsidRPr="004D281F" w:rsidRDefault="00E30102">
      <w:pPr>
        <w:autoSpaceDE w:val="0"/>
        <w:autoSpaceDN w:val="0"/>
        <w:adjustRightInd w:val="0"/>
        <w:jc w:val="both"/>
        <w:rPr>
          <w:rFonts w:cs="Calibri"/>
          <w:bCs/>
          <w:color w:val="000000"/>
        </w:rPr>
      </w:pPr>
      <w:r w:rsidRPr="004D281F">
        <w:rPr>
          <w:rFonts w:cs="Calibri"/>
          <w:bCs/>
          <w:color w:val="000000"/>
        </w:rPr>
        <w:t xml:space="preserve">This document is copyrighted, and all rights are reserved.  This document may not, in whole or in part, be copied, photocopied, reproduced, translated, or reduced to any electronic medium or machine-readable form without prior consent, in writing, from an authorized representative of Ebix Technologies Pvt Ltd.  This document is for internal use only and may, in whole or in part, be provided to anyone outside of Company, including customer, clients, or prospects after taking an approval from an authorized representative of Ebix Technologies Pvt Ltd. </w:t>
      </w:r>
      <w:r w:rsidRPr="004D281F">
        <w:rPr>
          <w:rFonts w:cs="Calibri"/>
          <w:bCs/>
          <w:color w:val="000000"/>
        </w:rPr>
        <w:sym w:font="Symbol" w:char="F0E2"/>
      </w:r>
      <w:r w:rsidRPr="004D281F">
        <w:rPr>
          <w:rFonts w:cs="Calibri"/>
          <w:bCs/>
          <w:color w:val="000000"/>
        </w:rPr>
        <w:t>.</w:t>
      </w:r>
    </w:p>
    <w:p w14:paraId="59C04FFA" w14:textId="77777777" w:rsidR="00620EFD" w:rsidRPr="004D281F" w:rsidRDefault="00E30102">
      <w:pPr>
        <w:pStyle w:val="PlainText"/>
        <w:rPr>
          <w:rFonts w:asciiTheme="minorHAnsi" w:hAnsiTheme="minorHAnsi" w:cs="Calibri"/>
          <w:b/>
          <w:bCs w:val="0"/>
          <w:color w:val="333399"/>
          <w:lang w:val="de-DE"/>
        </w:rPr>
      </w:pPr>
      <w:r w:rsidRPr="004D281F">
        <w:rPr>
          <w:rFonts w:asciiTheme="minorHAnsi" w:hAnsiTheme="minorHAnsi" w:cs="Calibri"/>
        </w:rPr>
        <w:br w:type="page"/>
      </w:r>
    </w:p>
    <w:p w14:paraId="41C921A2" w14:textId="77777777" w:rsidR="00620EFD" w:rsidRPr="004D281F" w:rsidRDefault="00620EFD">
      <w:pPr>
        <w:rPr>
          <w:rFonts w:cs="Calibri"/>
        </w:rPr>
      </w:pPr>
    </w:p>
    <w:p w14:paraId="2ACC5E1C" w14:textId="77777777" w:rsidR="00F23C23" w:rsidRPr="004D281F" w:rsidRDefault="00F23C23" w:rsidP="00F23C23">
      <w:pPr>
        <w:jc w:val="center"/>
        <w:rPr>
          <w:rFonts w:cs="Arial"/>
          <w:b/>
        </w:rPr>
      </w:pPr>
      <w:r w:rsidRPr="004D281F">
        <w:rPr>
          <w:rFonts w:cs="Arial"/>
          <w:b/>
        </w:rPr>
        <w:t>Table of Contents</w:t>
      </w:r>
    </w:p>
    <w:p w14:paraId="7D4315C2" w14:textId="77777777" w:rsidR="00F23C23" w:rsidRPr="004D281F" w:rsidRDefault="00F23C23" w:rsidP="00C76F9D">
      <w:pPr>
        <w:pStyle w:val="TOCHeading1"/>
        <w:spacing w:before="0"/>
        <w:rPr>
          <w:rFonts w:asciiTheme="minorHAnsi" w:hAnsiTheme="minorHAnsi"/>
          <w:color w:val="auto"/>
          <w:sz w:val="22"/>
          <w:szCs w:val="22"/>
        </w:rPr>
      </w:pPr>
      <w:bookmarkStart w:id="30" w:name="_Toc16593"/>
      <w:r w:rsidRPr="004D281F">
        <w:rPr>
          <w:rFonts w:asciiTheme="minorHAnsi" w:hAnsiTheme="minorHAnsi"/>
          <w:color w:val="auto"/>
          <w:sz w:val="22"/>
          <w:szCs w:val="22"/>
        </w:rPr>
        <w:t>Contents</w:t>
      </w:r>
      <w:bookmarkEnd w:id="30"/>
    </w:p>
    <w:p w14:paraId="5EA7229B" w14:textId="0FDA2FB6" w:rsidR="0016735D" w:rsidRDefault="00F23C23">
      <w:pPr>
        <w:pStyle w:val="TOC2"/>
        <w:tabs>
          <w:tab w:val="right" w:leader="dot" w:pos="9016"/>
        </w:tabs>
        <w:rPr>
          <w:rFonts w:asciiTheme="minorHAnsi" w:eastAsiaTheme="minorEastAsia" w:hAnsiTheme="minorHAnsi" w:cstheme="minorBidi"/>
          <w:smallCaps w:val="0"/>
          <w:noProof/>
          <w:sz w:val="22"/>
          <w:szCs w:val="22"/>
        </w:rPr>
      </w:pPr>
      <w:r w:rsidRPr="004D281F">
        <w:rPr>
          <w:rFonts w:asciiTheme="minorHAnsi" w:hAnsiTheme="minorHAnsi"/>
          <w:b/>
          <w:bCs/>
          <w:sz w:val="22"/>
          <w:szCs w:val="22"/>
        </w:rPr>
        <w:fldChar w:fldCharType="begin"/>
      </w:r>
      <w:r w:rsidRPr="004D281F">
        <w:rPr>
          <w:rFonts w:asciiTheme="minorHAnsi" w:hAnsiTheme="minorHAnsi"/>
          <w:b/>
          <w:bCs/>
          <w:sz w:val="22"/>
          <w:szCs w:val="22"/>
        </w:rPr>
        <w:instrText xml:space="preserve"> TOC \o "1-3" \h \z \u </w:instrText>
      </w:r>
      <w:r w:rsidRPr="004D281F">
        <w:rPr>
          <w:rFonts w:asciiTheme="minorHAnsi" w:hAnsiTheme="minorHAnsi"/>
          <w:b/>
          <w:bCs/>
          <w:sz w:val="22"/>
          <w:szCs w:val="22"/>
        </w:rPr>
        <w:fldChar w:fldCharType="separate"/>
      </w:r>
      <w:hyperlink w:anchor="_Toc102569917" w:history="1">
        <w:r w:rsidR="0016735D" w:rsidRPr="00752CA3">
          <w:rPr>
            <w:rStyle w:val="Hyperlink"/>
            <w:rFonts w:eastAsiaTheme="minorHAnsi" w:cs="Arial"/>
            <w:b/>
            <w:bCs/>
            <w:caps/>
            <w:noProof/>
            <w:kern w:val="32"/>
          </w:rPr>
          <w:t>Key Assumptions</w:t>
        </w:r>
        <w:r w:rsidR="0016735D">
          <w:rPr>
            <w:noProof/>
            <w:webHidden/>
          </w:rPr>
          <w:tab/>
        </w:r>
        <w:r w:rsidR="0016735D">
          <w:rPr>
            <w:noProof/>
            <w:webHidden/>
          </w:rPr>
          <w:fldChar w:fldCharType="begin"/>
        </w:r>
        <w:r w:rsidR="0016735D">
          <w:rPr>
            <w:noProof/>
            <w:webHidden/>
          </w:rPr>
          <w:instrText xml:space="preserve"> PAGEREF _Toc102569917 \h </w:instrText>
        </w:r>
        <w:r w:rsidR="0016735D">
          <w:rPr>
            <w:noProof/>
            <w:webHidden/>
          </w:rPr>
        </w:r>
        <w:r w:rsidR="0016735D">
          <w:rPr>
            <w:noProof/>
            <w:webHidden/>
          </w:rPr>
          <w:fldChar w:fldCharType="separate"/>
        </w:r>
        <w:r w:rsidR="0016735D">
          <w:rPr>
            <w:noProof/>
            <w:webHidden/>
          </w:rPr>
          <w:t>6</w:t>
        </w:r>
        <w:r w:rsidR="0016735D">
          <w:rPr>
            <w:noProof/>
            <w:webHidden/>
          </w:rPr>
          <w:fldChar w:fldCharType="end"/>
        </w:r>
      </w:hyperlink>
    </w:p>
    <w:p w14:paraId="4CE76D53" w14:textId="56429A6D" w:rsidR="0016735D" w:rsidRDefault="000B05B8">
      <w:pPr>
        <w:pStyle w:val="TOC2"/>
        <w:tabs>
          <w:tab w:val="right" w:leader="dot" w:pos="9016"/>
        </w:tabs>
        <w:rPr>
          <w:rFonts w:asciiTheme="minorHAnsi" w:eastAsiaTheme="minorEastAsia" w:hAnsiTheme="minorHAnsi" w:cstheme="minorBidi"/>
          <w:smallCaps w:val="0"/>
          <w:noProof/>
          <w:sz w:val="22"/>
          <w:szCs w:val="22"/>
        </w:rPr>
      </w:pPr>
      <w:hyperlink w:anchor="_Toc102569918" w:history="1">
        <w:r w:rsidR="0016735D" w:rsidRPr="00752CA3">
          <w:rPr>
            <w:rStyle w:val="Hyperlink"/>
            <w:rFonts w:eastAsiaTheme="minorHAnsi" w:cs="Arial"/>
            <w:b/>
            <w:bCs/>
            <w:caps/>
            <w:noProof/>
            <w:kern w:val="32"/>
          </w:rPr>
          <w:t>Out of Scope</w:t>
        </w:r>
        <w:r w:rsidR="0016735D">
          <w:rPr>
            <w:noProof/>
            <w:webHidden/>
          </w:rPr>
          <w:tab/>
        </w:r>
        <w:r w:rsidR="0016735D">
          <w:rPr>
            <w:noProof/>
            <w:webHidden/>
          </w:rPr>
          <w:fldChar w:fldCharType="begin"/>
        </w:r>
        <w:r w:rsidR="0016735D">
          <w:rPr>
            <w:noProof/>
            <w:webHidden/>
          </w:rPr>
          <w:instrText xml:space="preserve"> PAGEREF _Toc102569918 \h </w:instrText>
        </w:r>
        <w:r w:rsidR="0016735D">
          <w:rPr>
            <w:noProof/>
            <w:webHidden/>
          </w:rPr>
        </w:r>
        <w:r w:rsidR="0016735D">
          <w:rPr>
            <w:noProof/>
            <w:webHidden/>
          </w:rPr>
          <w:fldChar w:fldCharType="separate"/>
        </w:r>
        <w:r w:rsidR="0016735D">
          <w:rPr>
            <w:noProof/>
            <w:webHidden/>
          </w:rPr>
          <w:t>6</w:t>
        </w:r>
        <w:r w:rsidR="0016735D">
          <w:rPr>
            <w:noProof/>
            <w:webHidden/>
          </w:rPr>
          <w:fldChar w:fldCharType="end"/>
        </w:r>
      </w:hyperlink>
    </w:p>
    <w:p w14:paraId="6559DAE6" w14:textId="44C55622" w:rsidR="0016735D" w:rsidRDefault="000B05B8">
      <w:pPr>
        <w:pStyle w:val="TOC2"/>
        <w:tabs>
          <w:tab w:val="right" w:leader="dot" w:pos="9016"/>
        </w:tabs>
        <w:rPr>
          <w:rFonts w:asciiTheme="minorHAnsi" w:eastAsiaTheme="minorEastAsia" w:hAnsiTheme="minorHAnsi" w:cstheme="minorBidi"/>
          <w:smallCaps w:val="0"/>
          <w:noProof/>
          <w:sz w:val="22"/>
          <w:szCs w:val="22"/>
        </w:rPr>
      </w:pPr>
      <w:hyperlink w:anchor="_Toc102569919" w:history="1">
        <w:r w:rsidR="0016735D" w:rsidRPr="00752CA3">
          <w:rPr>
            <w:rStyle w:val="Hyperlink"/>
            <w:rFonts w:eastAsiaTheme="minorHAnsi" w:cs="Arial"/>
            <w:b/>
            <w:bCs/>
            <w:caps/>
            <w:noProof/>
            <w:kern w:val="32"/>
          </w:rPr>
          <w:t>Open Points</w:t>
        </w:r>
        <w:r w:rsidR="0016735D">
          <w:rPr>
            <w:noProof/>
            <w:webHidden/>
          </w:rPr>
          <w:tab/>
        </w:r>
        <w:r w:rsidR="0016735D">
          <w:rPr>
            <w:noProof/>
            <w:webHidden/>
          </w:rPr>
          <w:fldChar w:fldCharType="begin"/>
        </w:r>
        <w:r w:rsidR="0016735D">
          <w:rPr>
            <w:noProof/>
            <w:webHidden/>
          </w:rPr>
          <w:instrText xml:space="preserve"> PAGEREF _Toc102569919 \h </w:instrText>
        </w:r>
        <w:r w:rsidR="0016735D">
          <w:rPr>
            <w:noProof/>
            <w:webHidden/>
          </w:rPr>
        </w:r>
        <w:r w:rsidR="0016735D">
          <w:rPr>
            <w:noProof/>
            <w:webHidden/>
          </w:rPr>
          <w:fldChar w:fldCharType="separate"/>
        </w:r>
        <w:r w:rsidR="0016735D">
          <w:rPr>
            <w:noProof/>
            <w:webHidden/>
          </w:rPr>
          <w:t>6</w:t>
        </w:r>
        <w:r w:rsidR="0016735D">
          <w:rPr>
            <w:noProof/>
            <w:webHidden/>
          </w:rPr>
          <w:fldChar w:fldCharType="end"/>
        </w:r>
      </w:hyperlink>
    </w:p>
    <w:p w14:paraId="432F89EA" w14:textId="1AF7404D"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0" w:history="1">
        <w:r w:rsidR="0016735D" w:rsidRPr="00752CA3">
          <w:rPr>
            <w:rStyle w:val="Hyperlink"/>
            <w:rFonts w:eastAsiaTheme="minorHAnsi" w:cs="Arial"/>
            <w:b/>
            <w:bCs/>
            <w:caps/>
            <w:noProof/>
            <w:kern w:val="32"/>
          </w:rPr>
          <w:t>2.2</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Business roles and Levels</w:t>
        </w:r>
        <w:r w:rsidR="0016735D">
          <w:rPr>
            <w:noProof/>
            <w:webHidden/>
          </w:rPr>
          <w:tab/>
        </w:r>
        <w:r w:rsidR="0016735D">
          <w:rPr>
            <w:noProof/>
            <w:webHidden/>
          </w:rPr>
          <w:fldChar w:fldCharType="begin"/>
        </w:r>
        <w:r w:rsidR="0016735D">
          <w:rPr>
            <w:noProof/>
            <w:webHidden/>
          </w:rPr>
          <w:instrText xml:space="preserve"> PAGEREF _Toc102569920 \h </w:instrText>
        </w:r>
        <w:r w:rsidR="0016735D">
          <w:rPr>
            <w:noProof/>
            <w:webHidden/>
          </w:rPr>
        </w:r>
        <w:r w:rsidR="0016735D">
          <w:rPr>
            <w:noProof/>
            <w:webHidden/>
          </w:rPr>
          <w:fldChar w:fldCharType="separate"/>
        </w:r>
        <w:r w:rsidR="0016735D">
          <w:rPr>
            <w:noProof/>
            <w:webHidden/>
          </w:rPr>
          <w:t>7</w:t>
        </w:r>
        <w:r w:rsidR="0016735D">
          <w:rPr>
            <w:noProof/>
            <w:webHidden/>
          </w:rPr>
          <w:fldChar w:fldCharType="end"/>
        </w:r>
      </w:hyperlink>
    </w:p>
    <w:p w14:paraId="11CAA01D" w14:textId="5502F2DD"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1" w:history="1">
        <w:r w:rsidR="0016735D" w:rsidRPr="00752CA3">
          <w:rPr>
            <w:rStyle w:val="Hyperlink"/>
            <w:rFonts w:eastAsiaTheme="minorHAnsi" w:cs="Arial"/>
            <w:b/>
            <w:bCs/>
            <w:caps/>
            <w:noProof/>
            <w:kern w:val="32"/>
          </w:rPr>
          <w:t>3.1</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Documents</w:t>
        </w:r>
        <w:r w:rsidR="0016735D">
          <w:rPr>
            <w:noProof/>
            <w:webHidden/>
          </w:rPr>
          <w:tab/>
        </w:r>
        <w:r w:rsidR="0016735D">
          <w:rPr>
            <w:noProof/>
            <w:webHidden/>
          </w:rPr>
          <w:fldChar w:fldCharType="begin"/>
        </w:r>
        <w:r w:rsidR="0016735D">
          <w:rPr>
            <w:noProof/>
            <w:webHidden/>
          </w:rPr>
          <w:instrText xml:space="preserve"> PAGEREF _Toc102569921 \h </w:instrText>
        </w:r>
        <w:r w:rsidR="0016735D">
          <w:rPr>
            <w:noProof/>
            <w:webHidden/>
          </w:rPr>
        </w:r>
        <w:r w:rsidR="0016735D">
          <w:rPr>
            <w:noProof/>
            <w:webHidden/>
          </w:rPr>
          <w:fldChar w:fldCharType="separate"/>
        </w:r>
        <w:r w:rsidR="0016735D">
          <w:rPr>
            <w:noProof/>
            <w:webHidden/>
          </w:rPr>
          <w:t>7</w:t>
        </w:r>
        <w:r w:rsidR="0016735D">
          <w:rPr>
            <w:noProof/>
            <w:webHidden/>
          </w:rPr>
          <w:fldChar w:fldCharType="end"/>
        </w:r>
      </w:hyperlink>
    </w:p>
    <w:p w14:paraId="256D44AA" w14:textId="211920C5"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2" w:history="1">
        <w:r w:rsidR="0016735D" w:rsidRPr="00752CA3">
          <w:rPr>
            <w:rStyle w:val="Hyperlink"/>
            <w:rFonts w:eastAsiaTheme="minorHAnsi" w:cs="Arial"/>
            <w:b/>
            <w:bCs/>
            <w:caps/>
            <w:noProof/>
            <w:kern w:val="32"/>
          </w:rPr>
          <w:t>3.10</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Collateral Type</w:t>
        </w:r>
        <w:r w:rsidR="0016735D">
          <w:rPr>
            <w:noProof/>
            <w:webHidden/>
          </w:rPr>
          <w:tab/>
        </w:r>
        <w:r w:rsidR="0016735D">
          <w:rPr>
            <w:noProof/>
            <w:webHidden/>
          </w:rPr>
          <w:fldChar w:fldCharType="begin"/>
        </w:r>
        <w:r w:rsidR="0016735D">
          <w:rPr>
            <w:noProof/>
            <w:webHidden/>
          </w:rPr>
          <w:instrText xml:space="preserve"> PAGEREF _Toc102569922 \h </w:instrText>
        </w:r>
        <w:r w:rsidR="0016735D">
          <w:rPr>
            <w:noProof/>
            <w:webHidden/>
          </w:rPr>
        </w:r>
        <w:r w:rsidR="0016735D">
          <w:rPr>
            <w:noProof/>
            <w:webHidden/>
          </w:rPr>
          <w:fldChar w:fldCharType="separate"/>
        </w:r>
        <w:r w:rsidR="0016735D">
          <w:rPr>
            <w:noProof/>
            <w:webHidden/>
          </w:rPr>
          <w:t>7</w:t>
        </w:r>
        <w:r w:rsidR="0016735D">
          <w:rPr>
            <w:noProof/>
            <w:webHidden/>
          </w:rPr>
          <w:fldChar w:fldCharType="end"/>
        </w:r>
      </w:hyperlink>
    </w:p>
    <w:p w14:paraId="6BEFF636" w14:textId="13CF4C64"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3" w:history="1">
        <w:r w:rsidR="0016735D" w:rsidRPr="00752CA3">
          <w:rPr>
            <w:rStyle w:val="Hyperlink"/>
            <w:rFonts w:eastAsiaTheme="minorHAnsi" w:cs="Arial"/>
            <w:b/>
            <w:bCs/>
            <w:caps/>
            <w:noProof/>
            <w:kern w:val="32"/>
          </w:rPr>
          <w:t>3.14</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Scale of Finance Master</w:t>
        </w:r>
        <w:r w:rsidR="0016735D">
          <w:rPr>
            <w:noProof/>
            <w:webHidden/>
          </w:rPr>
          <w:tab/>
        </w:r>
        <w:r w:rsidR="0016735D">
          <w:rPr>
            <w:noProof/>
            <w:webHidden/>
          </w:rPr>
          <w:fldChar w:fldCharType="begin"/>
        </w:r>
        <w:r w:rsidR="0016735D">
          <w:rPr>
            <w:noProof/>
            <w:webHidden/>
          </w:rPr>
          <w:instrText xml:space="preserve"> PAGEREF _Toc102569923 \h </w:instrText>
        </w:r>
        <w:r w:rsidR="0016735D">
          <w:rPr>
            <w:noProof/>
            <w:webHidden/>
          </w:rPr>
        </w:r>
        <w:r w:rsidR="0016735D">
          <w:rPr>
            <w:noProof/>
            <w:webHidden/>
          </w:rPr>
          <w:fldChar w:fldCharType="separate"/>
        </w:r>
        <w:r w:rsidR="0016735D">
          <w:rPr>
            <w:noProof/>
            <w:webHidden/>
          </w:rPr>
          <w:t>8</w:t>
        </w:r>
        <w:r w:rsidR="0016735D">
          <w:rPr>
            <w:noProof/>
            <w:webHidden/>
          </w:rPr>
          <w:fldChar w:fldCharType="end"/>
        </w:r>
      </w:hyperlink>
    </w:p>
    <w:p w14:paraId="6FC56841" w14:textId="4DE5A2B4"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4" w:history="1">
        <w:r w:rsidR="0016735D" w:rsidRPr="00752CA3">
          <w:rPr>
            <w:rStyle w:val="Hyperlink"/>
            <w:rFonts w:eastAsiaTheme="minorHAnsi" w:cs="Arial"/>
            <w:b/>
            <w:bCs/>
            <w:caps/>
            <w:noProof/>
            <w:kern w:val="32"/>
          </w:rPr>
          <w:t>4.1.1</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QDE (Quick Data Entry)</w:t>
        </w:r>
        <w:r w:rsidR="0016735D">
          <w:rPr>
            <w:noProof/>
            <w:webHidden/>
          </w:rPr>
          <w:tab/>
        </w:r>
        <w:r w:rsidR="0016735D">
          <w:rPr>
            <w:noProof/>
            <w:webHidden/>
          </w:rPr>
          <w:fldChar w:fldCharType="begin"/>
        </w:r>
        <w:r w:rsidR="0016735D">
          <w:rPr>
            <w:noProof/>
            <w:webHidden/>
          </w:rPr>
          <w:instrText xml:space="preserve"> PAGEREF _Toc102569924 \h </w:instrText>
        </w:r>
        <w:r w:rsidR="0016735D">
          <w:rPr>
            <w:noProof/>
            <w:webHidden/>
          </w:rPr>
        </w:r>
        <w:r w:rsidR="0016735D">
          <w:rPr>
            <w:noProof/>
            <w:webHidden/>
          </w:rPr>
          <w:fldChar w:fldCharType="separate"/>
        </w:r>
        <w:r w:rsidR="0016735D">
          <w:rPr>
            <w:noProof/>
            <w:webHidden/>
          </w:rPr>
          <w:t>9</w:t>
        </w:r>
        <w:r w:rsidR="0016735D">
          <w:rPr>
            <w:noProof/>
            <w:webHidden/>
          </w:rPr>
          <w:fldChar w:fldCharType="end"/>
        </w:r>
      </w:hyperlink>
    </w:p>
    <w:p w14:paraId="033D8286" w14:textId="270BF350"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5" w:history="1">
        <w:r w:rsidR="0016735D" w:rsidRPr="00752CA3">
          <w:rPr>
            <w:rStyle w:val="Hyperlink"/>
            <w:rFonts w:eastAsiaTheme="minorHAnsi" w:cs="Arial"/>
            <w:b/>
            <w:bCs/>
            <w:caps/>
            <w:noProof/>
            <w:kern w:val="32"/>
          </w:rPr>
          <w:t>4.1.3</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DDE (Detailed Data Entry)</w:t>
        </w:r>
        <w:r w:rsidR="0016735D">
          <w:rPr>
            <w:noProof/>
            <w:webHidden/>
          </w:rPr>
          <w:tab/>
        </w:r>
        <w:r w:rsidR="0016735D">
          <w:rPr>
            <w:noProof/>
            <w:webHidden/>
          </w:rPr>
          <w:fldChar w:fldCharType="begin"/>
        </w:r>
        <w:r w:rsidR="0016735D">
          <w:rPr>
            <w:noProof/>
            <w:webHidden/>
          </w:rPr>
          <w:instrText xml:space="preserve"> PAGEREF _Toc102569925 \h </w:instrText>
        </w:r>
        <w:r w:rsidR="0016735D">
          <w:rPr>
            <w:noProof/>
            <w:webHidden/>
          </w:rPr>
        </w:r>
        <w:r w:rsidR="0016735D">
          <w:rPr>
            <w:noProof/>
            <w:webHidden/>
          </w:rPr>
          <w:fldChar w:fldCharType="separate"/>
        </w:r>
        <w:r w:rsidR="0016735D">
          <w:rPr>
            <w:noProof/>
            <w:webHidden/>
          </w:rPr>
          <w:t>9</w:t>
        </w:r>
        <w:r w:rsidR="0016735D">
          <w:rPr>
            <w:noProof/>
            <w:webHidden/>
          </w:rPr>
          <w:fldChar w:fldCharType="end"/>
        </w:r>
      </w:hyperlink>
    </w:p>
    <w:p w14:paraId="69C4FA5C" w14:textId="6CC87BED"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6" w:history="1">
        <w:r w:rsidR="0016735D" w:rsidRPr="00752CA3">
          <w:rPr>
            <w:rStyle w:val="Hyperlink"/>
            <w:rFonts w:eastAsiaTheme="minorHAnsi" w:cs="Arial"/>
            <w:b/>
            <w:bCs/>
            <w:caps/>
            <w:noProof/>
            <w:kern w:val="32"/>
          </w:rPr>
          <w:t>4.1.6</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Assign to CM</w:t>
        </w:r>
        <w:r w:rsidR="0016735D">
          <w:rPr>
            <w:noProof/>
            <w:webHidden/>
          </w:rPr>
          <w:tab/>
        </w:r>
        <w:r w:rsidR="0016735D">
          <w:rPr>
            <w:noProof/>
            <w:webHidden/>
          </w:rPr>
          <w:fldChar w:fldCharType="begin"/>
        </w:r>
        <w:r w:rsidR="0016735D">
          <w:rPr>
            <w:noProof/>
            <w:webHidden/>
          </w:rPr>
          <w:instrText xml:space="preserve"> PAGEREF _Toc102569926 \h </w:instrText>
        </w:r>
        <w:r w:rsidR="0016735D">
          <w:rPr>
            <w:noProof/>
            <w:webHidden/>
          </w:rPr>
        </w:r>
        <w:r w:rsidR="0016735D">
          <w:rPr>
            <w:noProof/>
            <w:webHidden/>
          </w:rPr>
          <w:fldChar w:fldCharType="separate"/>
        </w:r>
        <w:r w:rsidR="0016735D">
          <w:rPr>
            <w:noProof/>
            <w:webHidden/>
          </w:rPr>
          <w:t>10</w:t>
        </w:r>
        <w:r w:rsidR="0016735D">
          <w:rPr>
            <w:noProof/>
            <w:webHidden/>
          </w:rPr>
          <w:fldChar w:fldCharType="end"/>
        </w:r>
      </w:hyperlink>
    </w:p>
    <w:p w14:paraId="44C597A8" w14:textId="0790C4D1" w:rsidR="0016735D" w:rsidRDefault="000B05B8">
      <w:pPr>
        <w:pStyle w:val="TOC2"/>
        <w:tabs>
          <w:tab w:val="left" w:pos="1100"/>
          <w:tab w:val="right" w:leader="dot" w:pos="9016"/>
        </w:tabs>
        <w:rPr>
          <w:rFonts w:asciiTheme="minorHAnsi" w:eastAsiaTheme="minorEastAsia" w:hAnsiTheme="minorHAnsi" w:cstheme="minorBidi"/>
          <w:smallCaps w:val="0"/>
          <w:noProof/>
          <w:sz w:val="22"/>
          <w:szCs w:val="22"/>
        </w:rPr>
      </w:pPr>
      <w:hyperlink w:anchor="_Toc102569927" w:history="1">
        <w:r w:rsidR="0016735D" w:rsidRPr="00752CA3">
          <w:rPr>
            <w:rStyle w:val="Hyperlink"/>
            <w:rFonts w:eastAsiaTheme="minorHAnsi" w:cs="Arial"/>
            <w:b/>
            <w:bCs/>
            <w:caps/>
            <w:noProof/>
            <w:kern w:val="32"/>
          </w:rPr>
          <w:t>4.1.7.1</w:t>
        </w:r>
        <w:r w:rsidR="0016735D">
          <w:rPr>
            <w:rFonts w:asciiTheme="minorHAnsi" w:eastAsiaTheme="minorEastAsia" w:hAnsiTheme="minorHAnsi" w:cstheme="minorBidi"/>
            <w:smallCaps w:val="0"/>
            <w:noProof/>
            <w:sz w:val="22"/>
            <w:szCs w:val="22"/>
          </w:rPr>
          <w:t xml:space="preserve">   </w:t>
        </w:r>
        <w:r w:rsidR="0016735D" w:rsidRPr="00752CA3">
          <w:rPr>
            <w:rStyle w:val="Hyperlink"/>
            <w:rFonts w:eastAsiaTheme="minorHAnsi" w:cs="Arial"/>
            <w:b/>
            <w:bCs/>
            <w:caps/>
            <w:noProof/>
            <w:kern w:val="32"/>
          </w:rPr>
          <w:t>FCU Screening &amp; Sampling</w:t>
        </w:r>
        <w:r w:rsidR="0016735D">
          <w:rPr>
            <w:noProof/>
            <w:webHidden/>
          </w:rPr>
          <w:tab/>
        </w:r>
        <w:r w:rsidR="0016735D">
          <w:rPr>
            <w:noProof/>
            <w:webHidden/>
          </w:rPr>
          <w:fldChar w:fldCharType="begin"/>
        </w:r>
        <w:r w:rsidR="0016735D">
          <w:rPr>
            <w:noProof/>
            <w:webHidden/>
          </w:rPr>
          <w:instrText xml:space="preserve"> PAGEREF _Toc102569927 \h </w:instrText>
        </w:r>
        <w:r w:rsidR="0016735D">
          <w:rPr>
            <w:noProof/>
            <w:webHidden/>
          </w:rPr>
        </w:r>
        <w:r w:rsidR="0016735D">
          <w:rPr>
            <w:noProof/>
            <w:webHidden/>
          </w:rPr>
          <w:fldChar w:fldCharType="separate"/>
        </w:r>
        <w:r w:rsidR="0016735D">
          <w:rPr>
            <w:noProof/>
            <w:webHidden/>
          </w:rPr>
          <w:t>10</w:t>
        </w:r>
        <w:r w:rsidR="0016735D">
          <w:rPr>
            <w:noProof/>
            <w:webHidden/>
          </w:rPr>
          <w:fldChar w:fldCharType="end"/>
        </w:r>
      </w:hyperlink>
    </w:p>
    <w:p w14:paraId="6B57D8A7" w14:textId="345CD9CB" w:rsidR="0016735D" w:rsidRDefault="000B05B8">
      <w:pPr>
        <w:pStyle w:val="TOC2"/>
        <w:tabs>
          <w:tab w:val="left" w:pos="1100"/>
          <w:tab w:val="right" w:leader="dot" w:pos="9016"/>
        </w:tabs>
        <w:rPr>
          <w:rFonts w:asciiTheme="minorHAnsi" w:eastAsiaTheme="minorEastAsia" w:hAnsiTheme="minorHAnsi" w:cstheme="minorBidi"/>
          <w:smallCaps w:val="0"/>
          <w:noProof/>
          <w:sz w:val="22"/>
          <w:szCs w:val="22"/>
        </w:rPr>
      </w:pPr>
      <w:hyperlink w:anchor="_Toc102569928" w:history="1">
        <w:r w:rsidR="0016735D" w:rsidRPr="00752CA3">
          <w:rPr>
            <w:rStyle w:val="Hyperlink"/>
            <w:rFonts w:eastAsiaTheme="minorHAnsi" w:cs="Arial"/>
            <w:b/>
            <w:bCs/>
            <w:caps/>
            <w:noProof/>
            <w:kern w:val="32"/>
          </w:rPr>
          <w:t>4.1.7.2</w:t>
        </w:r>
        <w:r w:rsidR="0016735D">
          <w:rPr>
            <w:rStyle w:val="Hyperlink"/>
            <w:rFonts w:eastAsiaTheme="minorHAnsi" w:cs="Arial"/>
            <w:b/>
            <w:bCs/>
            <w:caps/>
            <w:noProof/>
            <w:kern w:val="32"/>
          </w:rPr>
          <w:t xml:space="preserve">   </w:t>
        </w:r>
        <w:r w:rsidR="0016735D" w:rsidRPr="00752CA3">
          <w:rPr>
            <w:rStyle w:val="Hyperlink"/>
            <w:rFonts w:eastAsiaTheme="minorHAnsi" w:cs="Arial"/>
            <w:b/>
            <w:bCs/>
            <w:caps/>
            <w:noProof/>
            <w:kern w:val="32"/>
          </w:rPr>
          <w:t>FCU Check – Credit Decision</w:t>
        </w:r>
        <w:r w:rsidR="0016735D">
          <w:rPr>
            <w:noProof/>
            <w:webHidden/>
          </w:rPr>
          <w:tab/>
        </w:r>
        <w:r w:rsidR="0016735D">
          <w:rPr>
            <w:noProof/>
            <w:webHidden/>
          </w:rPr>
          <w:fldChar w:fldCharType="begin"/>
        </w:r>
        <w:r w:rsidR="0016735D">
          <w:rPr>
            <w:noProof/>
            <w:webHidden/>
          </w:rPr>
          <w:instrText xml:space="preserve"> PAGEREF _Toc102569928 \h </w:instrText>
        </w:r>
        <w:r w:rsidR="0016735D">
          <w:rPr>
            <w:noProof/>
            <w:webHidden/>
          </w:rPr>
        </w:r>
        <w:r w:rsidR="0016735D">
          <w:rPr>
            <w:noProof/>
            <w:webHidden/>
          </w:rPr>
          <w:fldChar w:fldCharType="separate"/>
        </w:r>
        <w:r w:rsidR="0016735D">
          <w:rPr>
            <w:noProof/>
            <w:webHidden/>
          </w:rPr>
          <w:t>10</w:t>
        </w:r>
        <w:r w:rsidR="0016735D">
          <w:rPr>
            <w:noProof/>
            <w:webHidden/>
          </w:rPr>
          <w:fldChar w:fldCharType="end"/>
        </w:r>
      </w:hyperlink>
    </w:p>
    <w:p w14:paraId="241F6998" w14:textId="5D41A3BE"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29" w:history="1">
        <w:r w:rsidR="0016735D" w:rsidRPr="00752CA3">
          <w:rPr>
            <w:rStyle w:val="Hyperlink"/>
            <w:rFonts w:eastAsiaTheme="minorHAnsi" w:cs="Arial"/>
            <w:b/>
            <w:bCs/>
            <w:caps/>
            <w:noProof/>
            <w:kern w:val="32"/>
          </w:rPr>
          <w:t>4.2.2</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Collateral Association</w:t>
        </w:r>
        <w:r w:rsidR="0016735D">
          <w:rPr>
            <w:noProof/>
            <w:webHidden/>
          </w:rPr>
          <w:tab/>
        </w:r>
        <w:r w:rsidR="0016735D">
          <w:rPr>
            <w:noProof/>
            <w:webHidden/>
          </w:rPr>
          <w:fldChar w:fldCharType="begin"/>
        </w:r>
        <w:r w:rsidR="0016735D">
          <w:rPr>
            <w:noProof/>
            <w:webHidden/>
          </w:rPr>
          <w:instrText xml:space="preserve"> PAGEREF _Toc102569929 \h </w:instrText>
        </w:r>
        <w:r w:rsidR="0016735D">
          <w:rPr>
            <w:noProof/>
            <w:webHidden/>
          </w:rPr>
        </w:r>
        <w:r w:rsidR="0016735D">
          <w:rPr>
            <w:noProof/>
            <w:webHidden/>
          </w:rPr>
          <w:fldChar w:fldCharType="separate"/>
        </w:r>
        <w:r w:rsidR="0016735D">
          <w:rPr>
            <w:noProof/>
            <w:webHidden/>
          </w:rPr>
          <w:t>11</w:t>
        </w:r>
        <w:r w:rsidR="0016735D">
          <w:rPr>
            <w:noProof/>
            <w:webHidden/>
          </w:rPr>
          <w:fldChar w:fldCharType="end"/>
        </w:r>
      </w:hyperlink>
    </w:p>
    <w:p w14:paraId="6422A77C" w14:textId="306FA34C"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0" w:history="1">
        <w:r w:rsidR="0016735D" w:rsidRPr="00752CA3">
          <w:rPr>
            <w:rStyle w:val="Hyperlink"/>
            <w:rFonts w:eastAsiaTheme="minorHAnsi" w:cs="Arial"/>
            <w:b/>
            <w:bCs/>
            <w:caps/>
            <w:noProof/>
            <w:kern w:val="32"/>
          </w:rPr>
          <w:t>4.2.4</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Fee Receipt</w:t>
        </w:r>
        <w:r w:rsidR="0016735D">
          <w:rPr>
            <w:noProof/>
            <w:webHidden/>
          </w:rPr>
          <w:tab/>
        </w:r>
        <w:r w:rsidR="0016735D">
          <w:rPr>
            <w:noProof/>
            <w:webHidden/>
          </w:rPr>
          <w:fldChar w:fldCharType="begin"/>
        </w:r>
        <w:r w:rsidR="0016735D">
          <w:rPr>
            <w:noProof/>
            <w:webHidden/>
          </w:rPr>
          <w:instrText xml:space="preserve"> PAGEREF _Toc102569930 \h </w:instrText>
        </w:r>
        <w:r w:rsidR="0016735D">
          <w:rPr>
            <w:noProof/>
            <w:webHidden/>
          </w:rPr>
        </w:r>
        <w:r w:rsidR="0016735D">
          <w:rPr>
            <w:noProof/>
            <w:webHidden/>
          </w:rPr>
          <w:fldChar w:fldCharType="separate"/>
        </w:r>
        <w:r w:rsidR="0016735D">
          <w:rPr>
            <w:noProof/>
            <w:webHidden/>
          </w:rPr>
          <w:t>11</w:t>
        </w:r>
        <w:r w:rsidR="0016735D">
          <w:rPr>
            <w:noProof/>
            <w:webHidden/>
          </w:rPr>
          <w:fldChar w:fldCharType="end"/>
        </w:r>
      </w:hyperlink>
    </w:p>
    <w:p w14:paraId="208033E3" w14:textId="7D3B8D27"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1" w:history="1">
        <w:r w:rsidR="0016735D" w:rsidRPr="00752CA3">
          <w:rPr>
            <w:rStyle w:val="Hyperlink"/>
            <w:rFonts w:eastAsiaTheme="minorHAnsi" w:cs="Arial"/>
            <w:b/>
            <w:bCs/>
            <w:caps/>
            <w:noProof/>
            <w:kern w:val="32"/>
          </w:rPr>
          <w:t>4.2.5</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Appraisal</w:t>
        </w:r>
        <w:r w:rsidR="0016735D">
          <w:rPr>
            <w:noProof/>
            <w:webHidden/>
          </w:rPr>
          <w:tab/>
        </w:r>
        <w:r w:rsidR="0016735D">
          <w:rPr>
            <w:noProof/>
            <w:webHidden/>
          </w:rPr>
          <w:fldChar w:fldCharType="begin"/>
        </w:r>
        <w:r w:rsidR="0016735D">
          <w:rPr>
            <w:noProof/>
            <w:webHidden/>
          </w:rPr>
          <w:instrText xml:space="preserve"> PAGEREF _Toc102569931 \h </w:instrText>
        </w:r>
        <w:r w:rsidR="0016735D">
          <w:rPr>
            <w:noProof/>
            <w:webHidden/>
          </w:rPr>
        </w:r>
        <w:r w:rsidR="0016735D">
          <w:rPr>
            <w:noProof/>
            <w:webHidden/>
          </w:rPr>
          <w:fldChar w:fldCharType="separate"/>
        </w:r>
        <w:r w:rsidR="0016735D">
          <w:rPr>
            <w:noProof/>
            <w:webHidden/>
          </w:rPr>
          <w:t>11</w:t>
        </w:r>
        <w:r w:rsidR="0016735D">
          <w:rPr>
            <w:noProof/>
            <w:webHidden/>
          </w:rPr>
          <w:fldChar w:fldCharType="end"/>
        </w:r>
      </w:hyperlink>
    </w:p>
    <w:p w14:paraId="71535E42" w14:textId="06B5ED6D"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2" w:history="1">
        <w:r w:rsidR="0016735D" w:rsidRPr="00752CA3">
          <w:rPr>
            <w:rStyle w:val="Hyperlink"/>
            <w:rFonts w:eastAsiaTheme="minorHAnsi" w:cs="Arial"/>
            <w:b/>
            <w:bCs/>
            <w:caps/>
            <w:noProof/>
            <w:kern w:val="32"/>
          </w:rPr>
          <w:t>4.2.7</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Pricing</w:t>
        </w:r>
        <w:r w:rsidR="0016735D">
          <w:rPr>
            <w:noProof/>
            <w:webHidden/>
          </w:rPr>
          <w:tab/>
        </w:r>
        <w:r w:rsidR="0016735D">
          <w:rPr>
            <w:noProof/>
            <w:webHidden/>
          </w:rPr>
          <w:fldChar w:fldCharType="begin"/>
        </w:r>
        <w:r w:rsidR="0016735D">
          <w:rPr>
            <w:noProof/>
            <w:webHidden/>
          </w:rPr>
          <w:instrText xml:space="preserve"> PAGEREF _Toc102569932 \h </w:instrText>
        </w:r>
        <w:r w:rsidR="0016735D">
          <w:rPr>
            <w:noProof/>
            <w:webHidden/>
          </w:rPr>
        </w:r>
        <w:r w:rsidR="0016735D">
          <w:rPr>
            <w:noProof/>
            <w:webHidden/>
          </w:rPr>
          <w:fldChar w:fldCharType="separate"/>
        </w:r>
        <w:r w:rsidR="0016735D">
          <w:rPr>
            <w:noProof/>
            <w:webHidden/>
          </w:rPr>
          <w:t>11</w:t>
        </w:r>
        <w:r w:rsidR="0016735D">
          <w:rPr>
            <w:noProof/>
            <w:webHidden/>
          </w:rPr>
          <w:fldChar w:fldCharType="end"/>
        </w:r>
      </w:hyperlink>
    </w:p>
    <w:p w14:paraId="2653FF2B" w14:textId="68892C33"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3" w:history="1">
        <w:r w:rsidR="0016735D" w:rsidRPr="00752CA3">
          <w:rPr>
            <w:rStyle w:val="Hyperlink"/>
            <w:rFonts w:eastAsiaTheme="minorHAnsi" w:cs="Arial"/>
            <w:b/>
            <w:bCs/>
            <w:caps/>
            <w:noProof/>
            <w:kern w:val="32"/>
          </w:rPr>
          <w:t>4.2.8</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Deviation Check</w:t>
        </w:r>
        <w:r w:rsidR="0016735D">
          <w:rPr>
            <w:noProof/>
            <w:webHidden/>
          </w:rPr>
          <w:tab/>
        </w:r>
        <w:r w:rsidR="0016735D">
          <w:rPr>
            <w:noProof/>
            <w:webHidden/>
          </w:rPr>
          <w:fldChar w:fldCharType="begin"/>
        </w:r>
        <w:r w:rsidR="0016735D">
          <w:rPr>
            <w:noProof/>
            <w:webHidden/>
          </w:rPr>
          <w:instrText xml:space="preserve"> PAGEREF _Toc102569933 \h </w:instrText>
        </w:r>
        <w:r w:rsidR="0016735D">
          <w:rPr>
            <w:noProof/>
            <w:webHidden/>
          </w:rPr>
        </w:r>
        <w:r w:rsidR="0016735D">
          <w:rPr>
            <w:noProof/>
            <w:webHidden/>
          </w:rPr>
          <w:fldChar w:fldCharType="separate"/>
        </w:r>
        <w:r w:rsidR="0016735D">
          <w:rPr>
            <w:noProof/>
            <w:webHidden/>
          </w:rPr>
          <w:t>11</w:t>
        </w:r>
        <w:r w:rsidR="0016735D">
          <w:rPr>
            <w:noProof/>
            <w:webHidden/>
          </w:rPr>
          <w:fldChar w:fldCharType="end"/>
        </w:r>
      </w:hyperlink>
    </w:p>
    <w:p w14:paraId="7F70CB64" w14:textId="64807ED3"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4" w:history="1">
        <w:r w:rsidR="0016735D" w:rsidRPr="00752CA3">
          <w:rPr>
            <w:rStyle w:val="Hyperlink"/>
            <w:rFonts w:eastAsiaTheme="minorHAnsi" w:cs="Arial"/>
            <w:b/>
            <w:bCs/>
            <w:caps/>
            <w:noProof/>
            <w:kern w:val="32"/>
          </w:rPr>
          <w:t>4.2.9</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Deviation Approval</w:t>
        </w:r>
        <w:r w:rsidR="0016735D">
          <w:rPr>
            <w:noProof/>
            <w:webHidden/>
          </w:rPr>
          <w:tab/>
        </w:r>
        <w:r w:rsidR="0016735D">
          <w:rPr>
            <w:noProof/>
            <w:webHidden/>
          </w:rPr>
          <w:fldChar w:fldCharType="begin"/>
        </w:r>
        <w:r w:rsidR="0016735D">
          <w:rPr>
            <w:noProof/>
            <w:webHidden/>
          </w:rPr>
          <w:instrText xml:space="preserve"> PAGEREF _Toc102569934 \h </w:instrText>
        </w:r>
        <w:r w:rsidR="0016735D">
          <w:rPr>
            <w:noProof/>
            <w:webHidden/>
          </w:rPr>
        </w:r>
        <w:r w:rsidR="0016735D">
          <w:rPr>
            <w:noProof/>
            <w:webHidden/>
          </w:rPr>
          <w:fldChar w:fldCharType="separate"/>
        </w:r>
        <w:r w:rsidR="0016735D">
          <w:rPr>
            <w:noProof/>
            <w:webHidden/>
          </w:rPr>
          <w:t>12</w:t>
        </w:r>
        <w:r w:rsidR="0016735D">
          <w:rPr>
            <w:noProof/>
            <w:webHidden/>
          </w:rPr>
          <w:fldChar w:fldCharType="end"/>
        </w:r>
      </w:hyperlink>
    </w:p>
    <w:p w14:paraId="2537B311" w14:textId="1A0197F7"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5" w:history="1">
        <w:r w:rsidR="0016735D" w:rsidRPr="00752CA3">
          <w:rPr>
            <w:rStyle w:val="Hyperlink"/>
            <w:rFonts w:eastAsiaTheme="minorHAnsi" w:cs="Arial"/>
            <w:b/>
            <w:bCs/>
            <w:caps/>
            <w:noProof/>
            <w:kern w:val="32"/>
          </w:rPr>
          <w:t>4.3.1</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Underwriting</w:t>
        </w:r>
        <w:r w:rsidR="0016735D">
          <w:rPr>
            <w:noProof/>
            <w:webHidden/>
          </w:rPr>
          <w:tab/>
        </w:r>
        <w:r w:rsidR="0016735D">
          <w:rPr>
            <w:noProof/>
            <w:webHidden/>
          </w:rPr>
          <w:fldChar w:fldCharType="begin"/>
        </w:r>
        <w:r w:rsidR="0016735D">
          <w:rPr>
            <w:noProof/>
            <w:webHidden/>
          </w:rPr>
          <w:instrText xml:space="preserve"> PAGEREF _Toc102569935 \h </w:instrText>
        </w:r>
        <w:r w:rsidR="0016735D">
          <w:rPr>
            <w:noProof/>
            <w:webHidden/>
          </w:rPr>
        </w:r>
        <w:r w:rsidR="0016735D">
          <w:rPr>
            <w:noProof/>
            <w:webHidden/>
          </w:rPr>
          <w:fldChar w:fldCharType="separate"/>
        </w:r>
        <w:r w:rsidR="0016735D">
          <w:rPr>
            <w:noProof/>
            <w:webHidden/>
          </w:rPr>
          <w:t>12</w:t>
        </w:r>
        <w:r w:rsidR="0016735D">
          <w:rPr>
            <w:noProof/>
            <w:webHidden/>
          </w:rPr>
          <w:fldChar w:fldCharType="end"/>
        </w:r>
      </w:hyperlink>
    </w:p>
    <w:p w14:paraId="64DD50D7" w14:textId="0658F2C2"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6" w:history="1">
        <w:r w:rsidR="0016735D" w:rsidRPr="00752CA3">
          <w:rPr>
            <w:rStyle w:val="Hyperlink"/>
            <w:rFonts w:eastAsiaTheme="minorHAnsi" w:cs="Arial"/>
            <w:b/>
            <w:bCs/>
            <w:caps/>
            <w:noProof/>
            <w:kern w:val="32"/>
          </w:rPr>
          <w:t>4.3.3</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Approval Acceptance</w:t>
        </w:r>
        <w:r w:rsidR="0016735D">
          <w:rPr>
            <w:noProof/>
            <w:webHidden/>
          </w:rPr>
          <w:tab/>
        </w:r>
        <w:r w:rsidR="0016735D">
          <w:rPr>
            <w:noProof/>
            <w:webHidden/>
          </w:rPr>
          <w:fldChar w:fldCharType="begin"/>
        </w:r>
        <w:r w:rsidR="0016735D">
          <w:rPr>
            <w:noProof/>
            <w:webHidden/>
          </w:rPr>
          <w:instrText xml:space="preserve"> PAGEREF _Toc102569936 \h </w:instrText>
        </w:r>
        <w:r w:rsidR="0016735D">
          <w:rPr>
            <w:noProof/>
            <w:webHidden/>
          </w:rPr>
        </w:r>
        <w:r w:rsidR="0016735D">
          <w:rPr>
            <w:noProof/>
            <w:webHidden/>
          </w:rPr>
          <w:fldChar w:fldCharType="separate"/>
        </w:r>
        <w:r w:rsidR="0016735D">
          <w:rPr>
            <w:noProof/>
            <w:webHidden/>
          </w:rPr>
          <w:t>13</w:t>
        </w:r>
        <w:r w:rsidR="0016735D">
          <w:rPr>
            <w:noProof/>
            <w:webHidden/>
          </w:rPr>
          <w:fldChar w:fldCharType="end"/>
        </w:r>
      </w:hyperlink>
    </w:p>
    <w:p w14:paraId="197334C1" w14:textId="0C0865C8"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7" w:history="1">
        <w:r w:rsidR="0016735D" w:rsidRPr="00752CA3">
          <w:rPr>
            <w:rStyle w:val="Hyperlink"/>
            <w:rFonts w:eastAsiaTheme="minorHAnsi" w:cs="Arial"/>
            <w:b/>
            <w:bCs/>
            <w:caps/>
            <w:noProof/>
            <w:kern w:val="32"/>
          </w:rPr>
          <w:t>4.3.5</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Document Verification</w:t>
        </w:r>
        <w:r w:rsidR="0016735D">
          <w:rPr>
            <w:noProof/>
            <w:webHidden/>
          </w:rPr>
          <w:tab/>
        </w:r>
        <w:r w:rsidR="0016735D">
          <w:rPr>
            <w:noProof/>
            <w:webHidden/>
          </w:rPr>
          <w:fldChar w:fldCharType="begin"/>
        </w:r>
        <w:r w:rsidR="0016735D">
          <w:rPr>
            <w:noProof/>
            <w:webHidden/>
          </w:rPr>
          <w:instrText xml:space="preserve"> PAGEREF _Toc102569937 \h </w:instrText>
        </w:r>
        <w:r w:rsidR="0016735D">
          <w:rPr>
            <w:noProof/>
            <w:webHidden/>
          </w:rPr>
        </w:r>
        <w:r w:rsidR="0016735D">
          <w:rPr>
            <w:noProof/>
            <w:webHidden/>
          </w:rPr>
          <w:fldChar w:fldCharType="separate"/>
        </w:r>
        <w:r w:rsidR="0016735D">
          <w:rPr>
            <w:noProof/>
            <w:webHidden/>
          </w:rPr>
          <w:t>13</w:t>
        </w:r>
        <w:r w:rsidR="0016735D">
          <w:rPr>
            <w:noProof/>
            <w:webHidden/>
          </w:rPr>
          <w:fldChar w:fldCharType="end"/>
        </w:r>
      </w:hyperlink>
    </w:p>
    <w:p w14:paraId="73BB921F" w14:textId="1A2AABF9"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8" w:history="1">
        <w:r w:rsidR="0016735D" w:rsidRPr="00752CA3">
          <w:rPr>
            <w:rStyle w:val="Hyperlink"/>
            <w:rFonts w:eastAsiaTheme="minorHAnsi" w:cs="Arial"/>
            <w:b/>
            <w:bCs/>
            <w:caps/>
            <w:noProof/>
            <w:kern w:val="32"/>
          </w:rPr>
          <w:t>4.3.6</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Fee Receipt</w:t>
        </w:r>
        <w:r w:rsidR="0016735D">
          <w:rPr>
            <w:noProof/>
            <w:webHidden/>
          </w:rPr>
          <w:tab/>
        </w:r>
        <w:r w:rsidR="0016735D">
          <w:rPr>
            <w:noProof/>
            <w:webHidden/>
          </w:rPr>
          <w:fldChar w:fldCharType="begin"/>
        </w:r>
        <w:r w:rsidR="0016735D">
          <w:rPr>
            <w:noProof/>
            <w:webHidden/>
          </w:rPr>
          <w:instrText xml:space="preserve"> PAGEREF _Toc102569938 \h </w:instrText>
        </w:r>
        <w:r w:rsidR="0016735D">
          <w:rPr>
            <w:noProof/>
            <w:webHidden/>
          </w:rPr>
        </w:r>
        <w:r w:rsidR="0016735D">
          <w:rPr>
            <w:noProof/>
            <w:webHidden/>
          </w:rPr>
          <w:fldChar w:fldCharType="separate"/>
        </w:r>
        <w:r w:rsidR="0016735D">
          <w:rPr>
            <w:noProof/>
            <w:webHidden/>
          </w:rPr>
          <w:t>14</w:t>
        </w:r>
        <w:r w:rsidR="0016735D">
          <w:rPr>
            <w:noProof/>
            <w:webHidden/>
          </w:rPr>
          <w:fldChar w:fldCharType="end"/>
        </w:r>
      </w:hyperlink>
    </w:p>
    <w:p w14:paraId="7DE1B06F" w14:textId="5C3C731F"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39" w:history="1">
        <w:r w:rsidR="0016735D" w:rsidRPr="00752CA3">
          <w:rPr>
            <w:rStyle w:val="Hyperlink"/>
            <w:rFonts w:eastAsiaTheme="minorHAnsi" w:cs="Arial"/>
            <w:b/>
            <w:bCs/>
            <w:caps/>
            <w:noProof/>
            <w:kern w:val="32"/>
          </w:rPr>
          <w:t>4.3.8</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Covenant Fulfillment</w:t>
        </w:r>
        <w:r w:rsidR="0016735D">
          <w:rPr>
            <w:noProof/>
            <w:webHidden/>
          </w:rPr>
          <w:tab/>
        </w:r>
        <w:r w:rsidR="0016735D">
          <w:rPr>
            <w:noProof/>
            <w:webHidden/>
          </w:rPr>
          <w:fldChar w:fldCharType="begin"/>
        </w:r>
        <w:r w:rsidR="0016735D">
          <w:rPr>
            <w:noProof/>
            <w:webHidden/>
          </w:rPr>
          <w:instrText xml:space="preserve"> PAGEREF _Toc102569939 \h </w:instrText>
        </w:r>
        <w:r w:rsidR="0016735D">
          <w:rPr>
            <w:noProof/>
            <w:webHidden/>
          </w:rPr>
        </w:r>
        <w:r w:rsidR="0016735D">
          <w:rPr>
            <w:noProof/>
            <w:webHidden/>
          </w:rPr>
          <w:fldChar w:fldCharType="separate"/>
        </w:r>
        <w:r w:rsidR="0016735D">
          <w:rPr>
            <w:noProof/>
            <w:webHidden/>
          </w:rPr>
          <w:t>14</w:t>
        </w:r>
        <w:r w:rsidR="0016735D">
          <w:rPr>
            <w:noProof/>
            <w:webHidden/>
          </w:rPr>
          <w:fldChar w:fldCharType="end"/>
        </w:r>
      </w:hyperlink>
    </w:p>
    <w:p w14:paraId="563A9838" w14:textId="47E67352"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0" w:history="1">
        <w:r w:rsidR="0016735D" w:rsidRPr="00752CA3">
          <w:rPr>
            <w:rStyle w:val="Hyperlink"/>
            <w:rFonts w:eastAsiaTheme="minorHAnsi" w:cs="Arial"/>
            <w:b/>
            <w:bCs/>
            <w:caps/>
            <w:noProof/>
            <w:kern w:val="32"/>
          </w:rPr>
          <w:t>4.4.1</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Limit Loading / Disbursement Initiation</w:t>
        </w:r>
        <w:r w:rsidR="0016735D">
          <w:rPr>
            <w:noProof/>
            <w:webHidden/>
          </w:rPr>
          <w:tab/>
        </w:r>
        <w:r w:rsidR="0016735D">
          <w:rPr>
            <w:noProof/>
            <w:webHidden/>
          </w:rPr>
          <w:fldChar w:fldCharType="begin"/>
        </w:r>
        <w:r w:rsidR="0016735D">
          <w:rPr>
            <w:noProof/>
            <w:webHidden/>
          </w:rPr>
          <w:instrText xml:space="preserve"> PAGEREF _Toc102569940 \h </w:instrText>
        </w:r>
        <w:r w:rsidR="0016735D">
          <w:rPr>
            <w:noProof/>
            <w:webHidden/>
          </w:rPr>
        </w:r>
        <w:r w:rsidR="0016735D">
          <w:rPr>
            <w:noProof/>
            <w:webHidden/>
          </w:rPr>
          <w:fldChar w:fldCharType="separate"/>
        </w:r>
        <w:r w:rsidR="0016735D">
          <w:rPr>
            <w:noProof/>
            <w:webHidden/>
          </w:rPr>
          <w:t>14</w:t>
        </w:r>
        <w:r w:rsidR="0016735D">
          <w:rPr>
            <w:noProof/>
            <w:webHidden/>
          </w:rPr>
          <w:fldChar w:fldCharType="end"/>
        </w:r>
      </w:hyperlink>
    </w:p>
    <w:p w14:paraId="20EE8CF7" w14:textId="10D8B380"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1" w:history="1">
        <w:r w:rsidR="0016735D" w:rsidRPr="00752CA3">
          <w:rPr>
            <w:rStyle w:val="Hyperlink"/>
            <w:rFonts w:eastAsiaTheme="minorHAnsi" w:cs="Arial"/>
            <w:b/>
            <w:bCs/>
            <w:caps/>
            <w:noProof/>
            <w:kern w:val="32"/>
          </w:rPr>
          <w:t>4.4.2</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Limit Loading / Disbursement</w:t>
        </w:r>
        <w:r w:rsidR="0016735D">
          <w:rPr>
            <w:noProof/>
            <w:webHidden/>
          </w:rPr>
          <w:tab/>
        </w:r>
        <w:r w:rsidR="0016735D">
          <w:rPr>
            <w:noProof/>
            <w:webHidden/>
          </w:rPr>
          <w:fldChar w:fldCharType="begin"/>
        </w:r>
        <w:r w:rsidR="0016735D">
          <w:rPr>
            <w:noProof/>
            <w:webHidden/>
          </w:rPr>
          <w:instrText xml:space="preserve"> PAGEREF _Toc102569941 \h </w:instrText>
        </w:r>
        <w:r w:rsidR="0016735D">
          <w:rPr>
            <w:noProof/>
            <w:webHidden/>
          </w:rPr>
        </w:r>
        <w:r w:rsidR="0016735D">
          <w:rPr>
            <w:noProof/>
            <w:webHidden/>
          </w:rPr>
          <w:fldChar w:fldCharType="separate"/>
        </w:r>
        <w:r w:rsidR="0016735D">
          <w:rPr>
            <w:noProof/>
            <w:webHidden/>
          </w:rPr>
          <w:t>15</w:t>
        </w:r>
        <w:r w:rsidR="0016735D">
          <w:rPr>
            <w:noProof/>
            <w:webHidden/>
          </w:rPr>
          <w:fldChar w:fldCharType="end"/>
        </w:r>
      </w:hyperlink>
    </w:p>
    <w:p w14:paraId="7AA2936E" w14:textId="1F3BE0D0"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2" w:history="1">
        <w:r w:rsidR="0016735D" w:rsidRPr="00752CA3">
          <w:rPr>
            <w:rStyle w:val="Hyperlink"/>
            <w:rFonts w:eastAsiaTheme="minorHAnsi" w:cs="Arial"/>
            <w:b/>
            <w:bCs/>
            <w:caps/>
            <w:noProof/>
            <w:kern w:val="32"/>
          </w:rPr>
          <w:t>5.1.1</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Subsequent Disbursement Initiation</w:t>
        </w:r>
        <w:r w:rsidR="0016735D">
          <w:rPr>
            <w:noProof/>
            <w:webHidden/>
          </w:rPr>
          <w:tab/>
        </w:r>
        <w:r w:rsidR="0016735D">
          <w:rPr>
            <w:noProof/>
            <w:webHidden/>
          </w:rPr>
          <w:fldChar w:fldCharType="begin"/>
        </w:r>
        <w:r w:rsidR="0016735D">
          <w:rPr>
            <w:noProof/>
            <w:webHidden/>
          </w:rPr>
          <w:instrText xml:space="preserve"> PAGEREF _Toc102569942 \h </w:instrText>
        </w:r>
        <w:r w:rsidR="0016735D">
          <w:rPr>
            <w:noProof/>
            <w:webHidden/>
          </w:rPr>
        </w:r>
        <w:r w:rsidR="0016735D">
          <w:rPr>
            <w:noProof/>
            <w:webHidden/>
          </w:rPr>
          <w:fldChar w:fldCharType="separate"/>
        </w:r>
        <w:r w:rsidR="0016735D">
          <w:rPr>
            <w:noProof/>
            <w:webHidden/>
          </w:rPr>
          <w:t>15</w:t>
        </w:r>
        <w:r w:rsidR="0016735D">
          <w:rPr>
            <w:noProof/>
            <w:webHidden/>
          </w:rPr>
          <w:fldChar w:fldCharType="end"/>
        </w:r>
      </w:hyperlink>
    </w:p>
    <w:p w14:paraId="49FEC98A" w14:textId="54409801"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3" w:history="1">
        <w:r w:rsidR="0016735D" w:rsidRPr="00752CA3">
          <w:rPr>
            <w:rStyle w:val="Hyperlink"/>
            <w:rFonts w:eastAsiaTheme="minorHAnsi" w:cs="Arial"/>
            <w:b/>
            <w:bCs/>
            <w:caps/>
            <w:noProof/>
            <w:kern w:val="32"/>
          </w:rPr>
          <w:t>5.1.4</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Subsequent Disbursement Template Generation</w:t>
        </w:r>
        <w:r w:rsidR="0016735D">
          <w:rPr>
            <w:noProof/>
            <w:webHidden/>
          </w:rPr>
          <w:tab/>
        </w:r>
        <w:r w:rsidR="0016735D">
          <w:rPr>
            <w:noProof/>
            <w:webHidden/>
          </w:rPr>
          <w:fldChar w:fldCharType="begin"/>
        </w:r>
        <w:r w:rsidR="0016735D">
          <w:rPr>
            <w:noProof/>
            <w:webHidden/>
          </w:rPr>
          <w:instrText xml:space="preserve"> PAGEREF _Toc102569943 \h </w:instrText>
        </w:r>
        <w:r w:rsidR="0016735D">
          <w:rPr>
            <w:noProof/>
            <w:webHidden/>
          </w:rPr>
        </w:r>
        <w:r w:rsidR="0016735D">
          <w:rPr>
            <w:noProof/>
            <w:webHidden/>
          </w:rPr>
          <w:fldChar w:fldCharType="separate"/>
        </w:r>
        <w:r w:rsidR="0016735D">
          <w:rPr>
            <w:noProof/>
            <w:webHidden/>
          </w:rPr>
          <w:t>15</w:t>
        </w:r>
        <w:r w:rsidR="0016735D">
          <w:rPr>
            <w:noProof/>
            <w:webHidden/>
          </w:rPr>
          <w:fldChar w:fldCharType="end"/>
        </w:r>
      </w:hyperlink>
    </w:p>
    <w:p w14:paraId="4E86803C" w14:textId="542755FC"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4" w:history="1">
        <w:r w:rsidR="0016735D" w:rsidRPr="00752CA3">
          <w:rPr>
            <w:rStyle w:val="Hyperlink"/>
            <w:rFonts w:eastAsiaTheme="minorHAnsi" w:cs="Arial"/>
            <w:b/>
            <w:bCs/>
            <w:caps/>
            <w:noProof/>
            <w:kern w:val="32"/>
          </w:rPr>
          <w:t>5.2</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Post Disbursement Covenant Fulfillment</w:t>
        </w:r>
        <w:r w:rsidR="0016735D">
          <w:rPr>
            <w:noProof/>
            <w:webHidden/>
          </w:rPr>
          <w:tab/>
        </w:r>
        <w:r w:rsidR="0016735D">
          <w:rPr>
            <w:noProof/>
            <w:webHidden/>
          </w:rPr>
          <w:fldChar w:fldCharType="begin"/>
        </w:r>
        <w:r w:rsidR="0016735D">
          <w:rPr>
            <w:noProof/>
            <w:webHidden/>
          </w:rPr>
          <w:instrText xml:space="preserve"> PAGEREF _Toc102569944 \h </w:instrText>
        </w:r>
        <w:r w:rsidR="0016735D">
          <w:rPr>
            <w:noProof/>
            <w:webHidden/>
          </w:rPr>
        </w:r>
        <w:r w:rsidR="0016735D">
          <w:rPr>
            <w:noProof/>
            <w:webHidden/>
          </w:rPr>
          <w:fldChar w:fldCharType="separate"/>
        </w:r>
        <w:r w:rsidR="0016735D">
          <w:rPr>
            <w:noProof/>
            <w:webHidden/>
          </w:rPr>
          <w:t>15</w:t>
        </w:r>
        <w:r w:rsidR="0016735D">
          <w:rPr>
            <w:noProof/>
            <w:webHidden/>
          </w:rPr>
          <w:fldChar w:fldCharType="end"/>
        </w:r>
      </w:hyperlink>
    </w:p>
    <w:p w14:paraId="18F2541E" w14:textId="0193776A"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5" w:history="1">
        <w:r w:rsidR="0016735D" w:rsidRPr="00752CA3">
          <w:rPr>
            <w:rStyle w:val="Hyperlink"/>
            <w:rFonts w:eastAsiaTheme="minorHAnsi" w:cs="Arial"/>
            <w:b/>
            <w:bCs/>
            <w:caps/>
            <w:noProof/>
            <w:kern w:val="32"/>
          </w:rPr>
          <w:t>5.3</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Rejection Events</w:t>
        </w:r>
        <w:r w:rsidR="0016735D">
          <w:rPr>
            <w:noProof/>
            <w:webHidden/>
          </w:rPr>
          <w:tab/>
        </w:r>
        <w:r w:rsidR="0016735D">
          <w:rPr>
            <w:noProof/>
            <w:webHidden/>
          </w:rPr>
          <w:fldChar w:fldCharType="begin"/>
        </w:r>
        <w:r w:rsidR="0016735D">
          <w:rPr>
            <w:noProof/>
            <w:webHidden/>
          </w:rPr>
          <w:instrText xml:space="preserve"> PAGEREF _Toc102569945 \h </w:instrText>
        </w:r>
        <w:r w:rsidR="0016735D">
          <w:rPr>
            <w:noProof/>
            <w:webHidden/>
          </w:rPr>
        </w:r>
        <w:r w:rsidR="0016735D">
          <w:rPr>
            <w:noProof/>
            <w:webHidden/>
          </w:rPr>
          <w:fldChar w:fldCharType="separate"/>
        </w:r>
        <w:r w:rsidR="0016735D">
          <w:rPr>
            <w:noProof/>
            <w:webHidden/>
          </w:rPr>
          <w:t>15</w:t>
        </w:r>
        <w:r w:rsidR="0016735D">
          <w:rPr>
            <w:noProof/>
            <w:webHidden/>
          </w:rPr>
          <w:fldChar w:fldCharType="end"/>
        </w:r>
      </w:hyperlink>
    </w:p>
    <w:p w14:paraId="2391BFF8" w14:textId="255E03BE"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6" w:history="1">
        <w:r w:rsidR="0016735D" w:rsidRPr="00752CA3">
          <w:rPr>
            <w:rStyle w:val="Hyperlink"/>
            <w:rFonts w:eastAsiaTheme="minorHAnsi" w:cs="Arial"/>
            <w:b/>
            <w:bCs/>
            <w:caps/>
            <w:noProof/>
            <w:kern w:val="32"/>
          </w:rPr>
          <w:t>5.5</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Reassign Functionality</w:t>
        </w:r>
        <w:r w:rsidR="0016735D">
          <w:rPr>
            <w:noProof/>
            <w:webHidden/>
          </w:rPr>
          <w:tab/>
        </w:r>
        <w:r w:rsidR="0016735D">
          <w:rPr>
            <w:noProof/>
            <w:webHidden/>
          </w:rPr>
          <w:fldChar w:fldCharType="begin"/>
        </w:r>
        <w:r w:rsidR="0016735D">
          <w:rPr>
            <w:noProof/>
            <w:webHidden/>
          </w:rPr>
          <w:instrText xml:space="preserve"> PAGEREF _Toc102569946 \h </w:instrText>
        </w:r>
        <w:r w:rsidR="0016735D">
          <w:rPr>
            <w:noProof/>
            <w:webHidden/>
          </w:rPr>
        </w:r>
        <w:r w:rsidR="0016735D">
          <w:rPr>
            <w:noProof/>
            <w:webHidden/>
          </w:rPr>
          <w:fldChar w:fldCharType="separate"/>
        </w:r>
        <w:r w:rsidR="0016735D">
          <w:rPr>
            <w:noProof/>
            <w:webHidden/>
          </w:rPr>
          <w:t>16</w:t>
        </w:r>
        <w:r w:rsidR="0016735D">
          <w:rPr>
            <w:noProof/>
            <w:webHidden/>
          </w:rPr>
          <w:fldChar w:fldCharType="end"/>
        </w:r>
      </w:hyperlink>
    </w:p>
    <w:p w14:paraId="297E41FF" w14:textId="7332ADF5" w:rsidR="0016735D" w:rsidRDefault="000B05B8">
      <w:pPr>
        <w:pStyle w:val="TOC2"/>
        <w:tabs>
          <w:tab w:val="left" w:pos="880"/>
          <w:tab w:val="right" w:leader="dot" w:pos="9016"/>
        </w:tabs>
        <w:rPr>
          <w:rFonts w:asciiTheme="minorHAnsi" w:eastAsiaTheme="minorEastAsia" w:hAnsiTheme="minorHAnsi" w:cstheme="minorBidi"/>
          <w:smallCaps w:val="0"/>
          <w:noProof/>
          <w:sz w:val="22"/>
          <w:szCs w:val="22"/>
        </w:rPr>
      </w:pPr>
      <w:hyperlink w:anchor="_Toc102569947" w:history="1">
        <w:r w:rsidR="0016735D" w:rsidRPr="00752CA3">
          <w:rPr>
            <w:rStyle w:val="Hyperlink"/>
            <w:rFonts w:eastAsiaTheme="minorHAnsi" w:cs="Arial"/>
            <w:b/>
            <w:bCs/>
            <w:caps/>
            <w:noProof/>
            <w:kern w:val="32"/>
          </w:rPr>
          <w:t>5.6</w:t>
        </w:r>
        <w:r w:rsidR="0016735D">
          <w:rPr>
            <w:rFonts w:asciiTheme="minorHAnsi" w:eastAsiaTheme="minorEastAsia" w:hAnsiTheme="minorHAnsi" w:cstheme="minorBidi"/>
            <w:smallCaps w:val="0"/>
            <w:noProof/>
            <w:sz w:val="22"/>
            <w:szCs w:val="22"/>
          </w:rPr>
          <w:tab/>
        </w:r>
        <w:r w:rsidR="0016735D" w:rsidRPr="00752CA3">
          <w:rPr>
            <w:rStyle w:val="Hyperlink"/>
            <w:rFonts w:eastAsiaTheme="minorHAnsi" w:cs="Arial"/>
            <w:b/>
            <w:bCs/>
            <w:caps/>
            <w:noProof/>
            <w:kern w:val="32"/>
          </w:rPr>
          <w:t>Reject Review</w:t>
        </w:r>
        <w:r w:rsidR="0016735D">
          <w:rPr>
            <w:noProof/>
            <w:webHidden/>
          </w:rPr>
          <w:tab/>
        </w:r>
        <w:r w:rsidR="0016735D">
          <w:rPr>
            <w:noProof/>
            <w:webHidden/>
          </w:rPr>
          <w:fldChar w:fldCharType="begin"/>
        </w:r>
        <w:r w:rsidR="0016735D">
          <w:rPr>
            <w:noProof/>
            <w:webHidden/>
          </w:rPr>
          <w:instrText xml:space="preserve"> PAGEREF _Toc102569947 \h </w:instrText>
        </w:r>
        <w:r w:rsidR="0016735D">
          <w:rPr>
            <w:noProof/>
            <w:webHidden/>
          </w:rPr>
        </w:r>
        <w:r w:rsidR="0016735D">
          <w:rPr>
            <w:noProof/>
            <w:webHidden/>
          </w:rPr>
          <w:fldChar w:fldCharType="separate"/>
        </w:r>
        <w:r w:rsidR="0016735D">
          <w:rPr>
            <w:noProof/>
            <w:webHidden/>
          </w:rPr>
          <w:t>16</w:t>
        </w:r>
        <w:r w:rsidR="0016735D">
          <w:rPr>
            <w:noProof/>
            <w:webHidden/>
          </w:rPr>
          <w:fldChar w:fldCharType="end"/>
        </w:r>
      </w:hyperlink>
    </w:p>
    <w:p w14:paraId="7158DD83" w14:textId="6BB69040" w:rsidR="00B35BD2" w:rsidRPr="004D281F" w:rsidRDefault="00F23C23" w:rsidP="00847706">
      <w:pPr>
        <w:jc w:val="center"/>
        <w:rPr>
          <w:bCs/>
        </w:rPr>
      </w:pPr>
      <w:r w:rsidRPr="004D281F">
        <w:rPr>
          <w:b/>
          <w:bCs/>
        </w:rPr>
        <w:fldChar w:fldCharType="end"/>
      </w:r>
    </w:p>
    <w:p w14:paraId="47569EFA" w14:textId="042AD2F2" w:rsidR="00B35BD2" w:rsidRPr="004D281F" w:rsidRDefault="00B35BD2" w:rsidP="00847706">
      <w:pPr>
        <w:jc w:val="center"/>
        <w:rPr>
          <w:bCs/>
        </w:rPr>
      </w:pPr>
    </w:p>
    <w:p w14:paraId="79EB3805" w14:textId="4FD11B2A" w:rsidR="00142FD7" w:rsidRPr="004D281F" w:rsidRDefault="00142FD7" w:rsidP="00847706">
      <w:pPr>
        <w:jc w:val="center"/>
        <w:rPr>
          <w:bCs/>
        </w:rPr>
      </w:pPr>
    </w:p>
    <w:p w14:paraId="240C0422" w14:textId="7C075913" w:rsidR="00142FD7" w:rsidRPr="004D281F" w:rsidRDefault="00142FD7" w:rsidP="00847706">
      <w:pPr>
        <w:jc w:val="center"/>
        <w:rPr>
          <w:bCs/>
        </w:rPr>
      </w:pPr>
    </w:p>
    <w:p w14:paraId="40F12E1B" w14:textId="7F82938D" w:rsidR="00142FD7" w:rsidRPr="004D281F" w:rsidRDefault="00142FD7" w:rsidP="00847706">
      <w:pPr>
        <w:jc w:val="center"/>
        <w:rPr>
          <w:bCs/>
        </w:rPr>
      </w:pPr>
    </w:p>
    <w:p w14:paraId="4F638EF1" w14:textId="62CFB09B" w:rsidR="00142FD7" w:rsidRPr="004D281F" w:rsidRDefault="00142FD7" w:rsidP="00847706">
      <w:pPr>
        <w:jc w:val="center"/>
        <w:rPr>
          <w:bCs/>
        </w:rPr>
      </w:pPr>
    </w:p>
    <w:p w14:paraId="54B705F2" w14:textId="0C6BF460" w:rsidR="007F2E18" w:rsidRPr="004D281F" w:rsidRDefault="007F2E18" w:rsidP="00847706">
      <w:pPr>
        <w:jc w:val="center"/>
        <w:rPr>
          <w:bCs/>
        </w:rPr>
      </w:pPr>
    </w:p>
    <w:p w14:paraId="248ACA16" w14:textId="792B4D6D" w:rsidR="007F2E18" w:rsidRPr="004D281F" w:rsidRDefault="007F2E18" w:rsidP="00847706">
      <w:pPr>
        <w:jc w:val="center"/>
        <w:rPr>
          <w:bCs/>
        </w:rPr>
      </w:pPr>
    </w:p>
    <w:p w14:paraId="0D464B82" w14:textId="5CCB65E9" w:rsidR="00F43688" w:rsidRPr="004D281F" w:rsidRDefault="00F43688" w:rsidP="00847706">
      <w:pPr>
        <w:jc w:val="center"/>
        <w:rPr>
          <w:bCs/>
        </w:rPr>
      </w:pPr>
    </w:p>
    <w:p w14:paraId="02117184" w14:textId="723C8E92" w:rsidR="00F43688" w:rsidRPr="004D281F" w:rsidRDefault="00F43688" w:rsidP="00847706">
      <w:pPr>
        <w:jc w:val="center"/>
        <w:rPr>
          <w:bCs/>
        </w:rPr>
      </w:pPr>
    </w:p>
    <w:p w14:paraId="18366B08" w14:textId="7AB4E35A" w:rsidR="00F43688" w:rsidRPr="004D281F" w:rsidRDefault="00F43688" w:rsidP="00847706">
      <w:pPr>
        <w:jc w:val="center"/>
        <w:rPr>
          <w:bCs/>
        </w:rPr>
      </w:pPr>
    </w:p>
    <w:p w14:paraId="0882DE8C" w14:textId="1FA0553D" w:rsidR="00F43688" w:rsidRPr="004D281F" w:rsidRDefault="00F43688" w:rsidP="00847706">
      <w:pPr>
        <w:jc w:val="center"/>
        <w:rPr>
          <w:bCs/>
        </w:rPr>
      </w:pPr>
    </w:p>
    <w:p w14:paraId="64F2B75C" w14:textId="4E713916" w:rsidR="00F43688" w:rsidRPr="004D281F" w:rsidRDefault="00F43688" w:rsidP="00847706">
      <w:pPr>
        <w:jc w:val="center"/>
        <w:rPr>
          <w:bCs/>
        </w:rPr>
      </w:pPr>
    </w:p>
    <w:p w14:paraId="68A7D3B6" w14:textId="0971DB57" w:rsidR="00F43688" w:rsidRPr="004D281F" w:rsidRDefault="00F43688" w:rsidP="00847706">
      <w:pPr>
        <w:jc w:val="center"/>
        <w:rPr>
          <w:bCs/>
        </w:rPr>
      </w:pPr>
    </w:p>
    <w:p w14:paraId="6FF8537F" w14:textId="24A82680" w:rsidR="00F43688" w:rsidRPr="004D281F" w:rsidRDefault="00F43688" w:rsidP="00847706">
      <w:pPr>
        <w:jc w:val="center"/>
        <w:rPr>
          <w:bCs/>
        </w:rPr>
      </w:pPr>
    </w:p>
    <w:p w14:paraId="61D9BD9C" w14:textId="794C03F4" w:rsidR="00F43688" w:rsidRPr="004D281F" w:rsidRDefault="00F43688" w:rsidP="00847706">
      <w:pPr>
        <w:jc w:val="center"/>
        <w:rPr>
          <w:bCs/>
        </w:rPr>
      </w:pPr>
    </w:p>
    <w:p w14:paraId="74409243" w14:textId="6C380076" w:rsidR="00F43688" w:rsidRPr="004D281F" w:rsidRDefault="00F43688" w:rsidP="00847706">
      <w:pPr>
        <w:jc w:val="center"/>
        <w:rPr>
          <w:bCs/>
        </w:rPr>
      </w:pPr>
    </w:p>
    <w:p w14:paraId="3B768CE7" w14:textId="4E085242" w:rsidR="00F43688" w:rsidRPr="004D281F" w:rsidRDefault="00F43688" w:rsidP="00847706">
      <w:pPr>
        <w:jc w:val="center"/>
        <w:rPr>
          <w:bCs/>
        </w:rPr>
      </w:pPr>
    </w:p>
    <w:p w14:paraId="30488DBC" w14:textId="6A724461" w:rsidR="00F43688" w:rsidRPr="004D281F" w:rsidRDefault="00F43688" w:rsidP="00847706">
      <w:pPr>
        <w:jc w:val="center"/>
        <w:rPr>
          <w:bCs/>
        </w:rPr>
      </w:pPr>
    </w:p>
    <w:p w14:paraId="3CB62A56" w14:textId="3382EAB4" w:rsidR="00F43688" w:rsidRPr="004D281F" w:rsidRDefault="00F43688" w:rsidP="00847706">
      <w:pPr>
        <w:jc w:val="center"/>
        <w:rPr>
          <w:bCs/>
        </w:rPr>
      </w:pPr>
    </w:p>
    <w:p w14:paraId="4C4529AD" w14:textId="77777777" w:rsidR="000D0326" w:rsidRDefault="000D0326">
      <w:pPr>
        <w:rPr>
          <w:rFonts w:cstheme="minorHAnsi"/>
          <w:b/>
          <w:u w:val="single"/>
        </w:rPr>
      </w:pPr>
      <w:r>
        <w:rPr>
          <w:rFonts w:cstheme="minorHAnsi"/>
          <w:b/>
          <w:u w:val="single"/>
        </w:rPr>
        <w:br w:type="page"/>
      </w:r>
    </w:p>
    <w:p w14:paraId="29ACDA40" w14:textId="40A670E0" w:rsidR="00847706" w:rsidRPr="004D281F" w:rsidRDefault="00847706" w:rsidP="00847706">
      <w:pPr>
        <w:jc w:val="center"/>
        <w:rPr>
          <w:rFonts w:cstheme="minorHAnsi"/>
          <w:b/>
          <w:u w:val="single"/>
        </w:rPr>
      </w:pPr>
      <w:r w:rsidRPr="004D281F">
        <w:rPr>
          <w:rFonts w:cstheme="minorHAnsi"/>
          <w:b/>
          <w:u w:val="single"/>
        </w:rPr>
        <w:lastRenderedPageBreak/>
        <w:t xml:space="preserve"> Terms of Reference</w:t>
      </w:r>
    </w:p>
    <w:p w14:paraId="3EBAD045" w14:textId="77777777" w:rsidR="006E1747" w:rsidRPr="004D281F" w:rsidRDefault="006E1747" w:rsidP="00847706">
      <w:pPr>
        <w:jc w:val="center"/>
        <w:rPr>
          <w:rFonts w:cstheme="minorHAnsi"/>
          <w:b/>
          <w:u w:val="single"/>
        </w:rPr>
      </w:pP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7470"/>
      </w:tblGrid>
      <w:tr w:rsidR="00847706" w:rsidRPr="004D281F" w14:paraId="5760E987" w14:textId="77777777" w:rsidTr="00711278">
        <w:tc>
          <w:tcPr>
            <w:tcW w:w="1710" w:type="dxa"/>
            <w:tcBorders>
              <w:bottom w:val="single" w:sz="4" w:space="0" w:color="auto"/>
            </w:tcBorders>
            <w:shd w:val="clear" w:color="auto" w:fill="D9D9D9"/>
          </w:tcPr>
          <w:p w14:paraId="2A70741C" w14:textId="77777777" w:rsidR="00847706" w:rsidRPr="004D281F" w:rsidRDefault="00847706" w:rsidP="006A2C9B">
            <w:pPr>
              <w:jc w:val="center"/>
              <w:rPr>
                <w:rFonts w:cs="Arial"/>
                <w:b/>
              </w:rPr>
            </w:pPr>
            <w:r w:rsidRPr="004D281F">
              <w:rPr>
                <w:rFonts w:cs="Arial"/>
                <w:b/>
              </w:rPr>
              <w:t>Abbreviation</w:t>
            </w:r>
          </w:p>
        </w:tc>
        <w:tc>
          <w:tcPr>
            <w:tcW w:w="7470" w:type="dxa"/>
            <w:tcBorders>
              <w:bottom w:val="single" w:sz="4" w:space="0" w:color="auto"/>
            </w:tcBorders>
            <w:shd w:val="clear" w:color="auto" w:fill="D9D9D9"/>
          </w:tcPr>
          <w:p w14:paraId="37231171" w14:textId="77777777" w:rsidR="00847706" w:rsidRPr="004D281F" w:rsidRDefault="00847706" w:rsidP="006A2C9B">
            <w:pPr>
              <w:jc w:val="center"/>
              <w:rPr>
                <w:rFonts w:cs="Arial"/>
                <w:b/>
              </w:rPr>
            </w:pPr>
            <w:r w:rsidRPr="004D281F">
              <w:rPr>
                <w:rFonts w:cs="Arial"/>
                <w:b/>
              </w:rPr>
              <w:t>Description</w:t>
            </w:r>
          </w:p>
        </w:tc>
      </w:tr>
      <w:tr w:rsidR="0004316A" w:rsidRPr="004D281F" w14:paraId="17287207" w14:textId="77777777" w:rsidTr="00C71D2B">
        <w:trPr>
          <w:trHeight w:val="288"/>
        </w:trPr>
        <w:tc>
          <w:tcPr>
            <w:tcW w:w="1710" w:type="dxa"/>
            <w:vAlign w:val="center"/>
          </w:tcPr>
          <w:p w14:paraId="4240F9F4" w14:textId="31BBC770" w:rsidR="0004316A" w:rsidRPr="004D281F" w:rsidRDefault="0004316A" w:rsidP="0004316A">
            <w:pPr>
              <w:jc w:val="both"/>
              <w:rPr>
                <w:rFonts w:cs="Arial"/>
                <w:color w:val="000000"/>
              </w:rPr>
            </w:pPr>
            <w:r>
              <w:rPr>
                <w:rFonts w:ascii="Calibri" w:hAnsi="Calibri" w:cs="Arial"/>
                <w:color w:val="000000"/>
              </w:rPr>
              <w:t>CLO</w:t>
            </w:r>
          </w:p>
        </w:tc>
        <w:tc>
          <w:tcPr>
            <w:tcW w:w="7470" w:type="dxa"/>
            <w:vAlign w:val="center"/>
          </w:tcPr>
          <w:p w14:paraId="51C1E985" w14:textId="7F73E66E" w:rsidR="0004316A" w:rsidRPr="004D281F" w:rsidRDefault="0004316A" w:rsidP="0004316A">
            <w:pPr>
              <w:jc w:val="both"/>
              <w:rPr>
                <w:rFonts w:cs="Arial"/>
                <w:color w:val="000000"/>
              </w:rPr>
            </w:pPr>
            <w:r>
              <w:rPr>
                <w:rFonts w:ascii="Calibri" w:hAnsi="Calibri" w:cs="Arial"/>
                <w:color w:val="000000"/>
              </w:rPr>
              <w:t>Corporate Loan Origination System</w:t>
            </w:r>
          </w:p>
        </w:tc>
      </w:tr>
      <w:tr w:rsidR="0004316A" w:rsidRPr="004D281F" w14:paraId="1D82FB45" w14:textId="77777777" w:rsidTr="00C71D2B">
        <w:trPr>
          <w:trHeight w:val="288"/>
        </w:trPr>
        <w:tc>
          <w:tcPr>
            <w:tcW w:w="1710" w:type="dxa"/>
            <w:vAlign w:val="center"/>
          </w:tcPr>
          <w:p w14:paraId="74173356" w14:textId="52886CEF" w:rsidR="0004316A" w:rsidRPr="004D281F" w:rsidRDefault="0004316A" w:rsidP="0004316A">
            <w:pPr>
              <w:jc w:val="both"/>
              <w:rPr>
                <w:rFonts w:cs="Arial"/>
                <w:color w:val="000000"/>
              </w:rPr>
            </w:pPr>
            <w:r>
              <w:rPr>
                <w:rFonts w:ascii="Calibri" w:hAnsi="Calibri" w:cs="Arial"/>
                <w:color w:val="000000"/>
              </w:rPr>
              <w:t>DDE</w:t>
            </w:r>
          </w:p>
        </w:tc>
        <w:tc>
          <w:tcPr>
            <w:tcW w:w="7470" w:type="dxa"/>
            <w:vAlign w:val="center"/>
          </w:tcPr>
          <w:p w14:paraId="39195FF5" w14:textId="4FD46350" w:rsidR="0004316A" w:rsidRPr="004D281F" w:rsidRDefault="0004316A" w:rsidP="0004316A">
            <w:pPr>
              <w:jc w:val="both"/>
              <w:rPr>
                <w:rFonts w:cs="Arial"/>
                <w:color w:val="000000"/>
              </w:rPr>
            </w:pPr>
            <w:r>
              <w:rPr>
                <w:rFonts w:ascii="Calibri" w:hAnsi="Calibri" w:cs="Arial"/>
                <w:color w:val="000000"/>
              </w:rPr>
              <w:t>Detailed Data Entry</w:t>
            </w:r>
          </w:p>
        </w:tc>
      </w:tr>
      <w:tr w:rsidR="0004316A" w:rsidRPr="004D281F" w14:paraId="127E9C51" w14:textId="77777777" w:rsidTr="00C71D2B">
        <w:trPr>
          <w:trHeight w:val="288"/>
        </w:trPr>
        <w:tc>
          <w:tcPr>
            <w:tcW w:w="1710" w:type="dxa"/>
            <w:vAlign w:val="center"/>
          </w:tcPr>
          <w:p w14:paraId="44EE418F" w14:textId="7E611F97" w:rsidR="0004316A" w:rsidRPr="004D281F" w:rsidRDefault="0004316A" w:rsidP="0004316A">
            <w:pPr>
              <w:jc w:val="both"/>
              <w:rPr>
                <w:rFonts w:cs="Arial"/>
                <w:color w:val="000000"/>
              </w:rPr>
            </w:pPr>
            <w:r>
              <w:rPr>
                <w:rFonts w:ascii="Calibri" w:hAnsi="Calibri" w:cs="Arial"/>
                <w:color w:val="000000"/>
              </w:rPr>
              <w:t>FSD</w:t>
            </w:r>
          </w:p>
        </w:tc>
        <w:tc>
          <w:tcPr>
            <w:tcW w:w="7470" w:type="dxa"/>
            <w:vAlign w:val="center"/>
          </w:tcPr>
          <w:p w14:paraId="0355ED56" w14:textId="4FAC098A" w:rsidR="0004316A" w:rsidRPr="004D281F" w:rsidRDefault="0004316A" w:rsidP="0004316A">
            <w:pPr>
              <w:jc w:val="both"/>
            </w:pPr>
            <w:r>
              <w:rPr>
                <w:rFonts w:ascii="Calibri" w:hAnsi="Calibri" w:cs="Arial"/>
                <w:color w:val="000000"/>
              </w:rPr>
              <w:t>Functional Specification Document</w:t>
            </w:r>
          </w:p>
        </w:tc>
      </w:tr>
      <w:tr w:rsidR="009E1CFD" w:rsidRPr="004D281F" w14:paraId="1516D343" w14:textId="77777777" w:rsidTr="00C71D2B">
        <w:trPr>
          <w:trHeight w:val="288"/>
        </w:trPr>
        <w:tc>
          <w:tcPr>
            <w:tcW w:w="1710" w:type="dxa"/>
            <w:vAlign w:val="center"/>
          </w:tcPr>
          <w:p w14:paraId="256161FB" w14:textId="2AAABB05" w:rsidR="009E1CFD" w:rsidRDefault="009E1CFD" w:rsidP="0004316A">
            <w:pPr>
              <w:jc w:val="both"/>
              <w:rPr>
                <w:rFonts w:ascii="Calibri" w:hAnsi="Calibri" w:cs="Arial"/>
                <w:color w:val="000000"/>
              </w:rPr>
            </w:pPr>
            <w:r>
              <w:rPr>
                <w:rFonts w:ascii="Calibri" w:hAnsi="Calibri" w:cs="Arial"/>
                <w:color w:val="000000"/>
              </w:rPr>
              <w:t>NA</w:t>
            </w:r>
          </w:p>
        </w:tc>
        <w:tc>
          <w:tcPr>
            <w:tcW w:w="7470" w:type="dxa"/>
            <w:vAlign w:val="center"/>
          </w:tcPr>
          <w:p w14:paraId="23F8A676" w14:textId="32D97E31" w:rsidR="009E1CFD" w:rsidRDefault="009E1CFD" w:rsidP="0004316A">
            <w:pPr>
              <w:jc w:val="both"/>
              <w:rPr>
                <w:rFonts w:ascii="Calibri" w:hAnsi="Calibri" w:cs="Arial"/>
                <w:color w:val="000000"/>
              </w:rPr>
            </w:pPr>
            <w:r>
              <w:rPr>
                <w:rFonts w:ascii="Calibri" w:hAnsi="Calibri" w:cs="Arial"/>
                <w:color w:val="000000"/>
              </w:rPr>
              <w:t>Not Applicable</w:t>
            </w:r>
          </w:p>
        </w:tc>
      </w:tr>
      <w:tr w:rsidR="0004316A" w:rsidRPr="004D281F" w14:paraId="5264562B" w14:textId="77777777" w:rsidTr="00C71D2B">
        <w:trPr>
          <w:trHeight w:val="288"/>
        </w:trPr>
        <w:tc>
          <w:tcPr>
            <w:tcW w:w="1710" w:type="dxa"/>
            <w:vAlign w:val="center"/>
          </w:tcPr>
          <w:p w14:paraId="59B26C90" w14:textId="46D6FC64" w:rsidR="0004316A" w:rsidRPr="004D281F" w:rsidRDefault="0004316A" w:rsidP="0004316A">
            <w:pPr>
              <w:jc w:val="both"/>
              <w:rPr>
                <w:rFonts w:cs="Arial"/>
                <w:color w:val="000000"/>
              </w:rPr>
            </w:pPr>
            <w:r>
              <w:rPr>
                <w:rFonts w:ascii="Calibri" w:hAnsi="Calibri" w:cs="Arial"/>
                <w:color w:val="000000"/>
              </w:rPr>
              <w:t>QDE</w:t>
            </w:r>
          </w:p>
        </w:tc>
        <w:tc>
          <w:tcPr>
            <w:tcW w:w="7470" w:type="dxa"/>
            <w:vAlign w:val="center"/>
          </w:tcPr>
          <w:p w14:paraId="2CFBC940" w14:textId="6EC67492" w:rsidR="0004316A" w:rsidRPr="004D281F" w:rsidRDefault="0004316A" w:rsidP="0004316A">
            <w:pPr>
              <w:jc w:val="both"/>
              <w:rPr>
                <w:rFonts w:cs="Arial"/>
                <w:color w:val="000000"/>
              </w:rPr>
            </w:pPr>
            <w:r>
              <w:rPr>
                <w:rFonts w:ascii="Calibri" w:hAnsi="Calibri" w:cs="Arial"/>
                <w:color w:val="000000"/>
              </w:rPr>
              <w:t>Quick Data Entry</w:t>
            </w:r>
          </w:p>
        </w:tc>
      </w:tr>
    </w:tbl>
    <w:p w14:paraId="373E537C" w14:textId="6D1599B4" w:rsidR="00B37F3F" w:rsidRPr="004D281F" w:rsidRDefault="00B37F3F">
      <w:pPr>
        <w:pStyle w:val="BodyText"/>
        <w:jc w:val="both"/>
        <w:rPr>
          <w:rFonts w:cs="Calibri"/>
        </w:rPr>
      </w:pPr>
    </w:p>
    <w:p w14:paraId="70B6908A" w14:textId="26D3EB9B" w:rsidR="00B37F3F" w:rsidRPr="004D281F" w:rsidRDefault="00B37F3F">
      <w:pPr>
        <w:pStyle w:val="BodyText"/>
        <w:jc w:val="both"/>
        <w:rPr>
          <w:rFonts w:cs="Calibri"/>
        </w:rPr>
      </w:pPr>
    </w:p>
    <w:p w14:paraId="2B025B52" w14:textId="77777777" w:rsidR="00B37F3F" w:rsidRPr="004D281F" w:rsidRDefault="00B37F3F">
      <w:pPr>
        <w:pStyle w:val="BodyText"/>
        <w:jc w:val="both"/>
        <w:rPr>
          <w:rFonts w:cs="Calibri"/>
        </w:rPr>
      </w:pPr>
    </w:p>
    <w:p w14:paraId="414D5AF5" w14:textId="77777777" w:rsidR="000D0326" w:rsidRDefault="000D0326">
      <w:pPr>
        <w:rPr>
          <w:b/>
          <w:u w:val="single"/>
        </w:rPr>
      </w:pPr>
      <w:bookmarkStart w:id="31" w:name="_Toc412890624"/>
      <w:r>
        <w:rPr>
          <w:b/>
          <w:u w:val="single"/>
        </w:rPr>
        <w:br w:type="page"/>
      </w:r>
    </w:p>
    <w:p w14:paraId="2AD3E7D6" w14:textId="60AA74D3" w:rsidR="0039272C" w:rsidRPr="004D281F" w:rsidRDefault="0012745D" w:rsidP="0039272C">
      <w:pPr>
        <w:pStyle w:val="Heading2"/>
        <w:rPr>
          <w:rFonts w:asciiTheme="minorHAnsi" w:eastAsiaTheme="minorHAnsi" w:hAnsiTheme="minorHAnsi" w:cs="Arial"/>
          <w:b/>
          <w:bCs/>
          <w:caps/>
          <w:color w:val="auto"/>
          <w:kern w:val="32"/>
          <w:sz w:val="22"/>
          <w:szCs w:val="22"/>
        </w:rPr>
      </w:pPr>
      <w:bookmarkStart w:id="32" w:name="_Toc102569917"/>
      <w:bookmarkEnd w:id="31"/>
      <w:r>
        <w:rPr>
          <w:rFonts w:asciiTheme="minorHAnsi" w:eastAsiaTheme="minorHAnsi" w:hAnsiTheme="minorHAnsi" w:cs="Arial"/>
          <w:b/>
          <w:bCs/>
          <w:caps/>
          <w:color w:val="auto"/>
          <w:kern w:val="32"/>
          <w:sz w:val="22"/>
          <w:szCs w:val="22"/>
          <w:u w:val="single"/>
        </w:rPr>
        <w:lastRenderedPageBreak/>
        <w:t>Key Assumptions</w:t>
      </w:r>
      <w:bookmarkEnd w:id="32"/>
    </w:p>
    <w:p w14:paraId="61378AC7" w14:textId="77777777" w:rsidR="0039272C" w:rsidRPr="004D281F" w:rsidRDefault="0039272C" w:rsidP="0039272C"/>
    <w:p w14:paraId="3F2AE311" w14:textId="43AC2D68" w:rsidR="00716D90" w:rsidRPr="004D281F" w:rsidRDefault="00716D90" w:rsidP="00716D90">
      <w:pPr>
        <w:pStyle w:val="ListParagraph2"/>
        <w:numPr>
          <w:ilvl w:val="0"/>
          <w:numId w:val="4"/>
        </w:numPr>
        <w:tabs>
          <w:tab w:val="left" w:pos="1080"/>
        </w:tabs>
        <w:spacing w:after="0"/>
        <w:rPr>
          <w:rStyle w:val="EstiloLatinaCuerpo11pto"/>
          <w:rFonts w:asciiTheme="minorHAnsi" w:hAnsiTheme="minorHAnsi" w:cs="Times New Roman"/>
          <w:sz w:val="22"/>
        </w:rPr>
      </w:pPr>
      <w:r>
        <w:rPr>
          <w:rFonts w:asciiTheme="minorHAnsi" w:hAnsiTheme="minorHAnsi"/>
        </w:rPr>
        <w:t xml:space="preserve">The Original CLO FSD for SEL – </w:t>
      </w:r>
      <w:proofErr w:type="spellStart"/>
      <w:r w:rsidRPr="00716D90">
        <w:rPr>
          <w:rFonts w:asciiTheme="minorHAnsi" w:hAnsiTheme="minorHAnsi"/>
        </w:rPr>
        <w:t>FSD_Agri_Bandhan</w:t>
      </w:r>
      <w:proofErr w:type="spellEnd"/>
      <w:r w:rsidRPr="00716D90">
        <w:rPr>
          <w:rFonts w:asciiTheme="minorHAnsi" w:hAnsiTheme="minorHAnsi"/>
        </w:rPr>
        <w:t xml:space="preserve"> Bank_v1.3.docx</w:t>
      </w:r>
      <w:r>
        <w:rPr>
          <w:rFonts w:asciiTheme="minorHAnsi" w:hAnsiTheme="minorHAnsi"/>
        </w:rPr>
        <w:t xml:space="preserve"> holds good.</w:t>
      </w:r>
    </w:p>
    <w:p w14:paraId="6B55DC44" w14:textId="23D5B56A" w:rsidR="00716D90" w:rsidRPr="0099394E" w:rsidRDefault="00716D90" w:rsidP="00716D90">
      <w:pPr>
        <w:pStyle w:val="ListParagraph2"/>
        <w:numPr>
          <w:ilvl w:val="0"/>
          <w:numId w:val="4"/>
        </w:numPr>
        <w:tabs>
          <w:tab w:val="left" w:pos="1080"/>
        </w:tabs>
        <w:rPr>
          <w:rStyle w:val="EstiloLatinaCuerpo11pto"/>
          <w:rFonts w:asciiTheme="minorHAnsi" w:hAnsiTheme="minorHAnsi" w:cs="Times New Roman"/>
          <w:sz w:val="22"/>
        </w:rPr>
      </w:pPr>
      <w:r w:rsidRPr="004D281F">
        <w:rPr>
          <w:rStyle w:val="EstiloLatinaCuerpo11pto"/>
          <w:rFonts w:asciiTheme="minorHAnsi" w:hAnsiTheme="minorHAnsi"/>
          <w:sz w:val="22"/>
        </w:rPr>
        <w:t xml:space="preserve">The Prototypes </w:t>
      </w:r>
      <w:r>
        <w:rPr>
          <w:rStyle w:val="EstiloLatinaCuerpo11pto"/>
          <w:rFonts w:asciiTheme="minorHAnsi" w:hAnsiTheme="minorHAnsi"/>
          <w:sz w:val="22"/>
        </w:rPr>
        <w:t>for few of</w:t>
      </w:r>
      <w:r w:rsidRPr="004D281F">
        <w:rPr>
          <w:rStyle w:val="EstiloLatinaCuerpo11pto"/>
          <w:rFonts w:asciiTheme="minorHAnsi" w:hAnsiTheme="minorHAnsi"/>
          <w:sz w:val="22"/>
        </w:rPr>
        <w:t xml:space="preserve"> the screens included in the </w:t>
      </w:r>
      <w:r>
        <w:rPr>
          <w:rStyle w:val="EstiloLatinaCuerpo11pto"/>
          <w:rFonts w:asciiTheme="minorHAnsi" w:hAnsiTheme="minorHAnsi"/>
          <w:sz w:val="22"/>
        </w:rPr>
        <w:t>original FSD have been revised in this document based on the a</w:t>
      </w:r>
      <w:r w:rsidRPr="004D281F">
        <w:rPr>
          <w:rStyle w:val="EstiloLatinaCuerpo11pto"/>
          <w:rFonts w:asciiTheme="minorHAnsi" w:hAnsiTheme="minorHAnsi"/>
          <w:sz w:val="22"/>
        </w:rPr>
        <w:t xml:space="preserve">ctual </w:t>
      </w:r>
      <w:r>
        <w:rPr>
          <w:rStyle w:val="EstiloLatinaCuerpo11pto"/>
          <w:rFonts w:asciiTheme="minorHAnsi" w:hAnsiTheme="minorHAnsi"/>
          <w:sz w:val="22"/>
        </w:rPr>
        <w:t>development</w:t>
      </w:r>
      <w:r w:rsidRPr="004D281F">
        <w:rPr>
          <w:rStyle w:val="EstiloLatinaCuerpo11pto"/>
          <w:rFonts w:asciiTheme="minorHAnsi" w:hAnsiTheme="minorHAnsi"/>
          <w:sz w:val="22"/>
        </w:rPr>
        <w:t>.</w:t>
      </w:r>
    </w:p>
    <w:p w14:paraId="589D7554" w14:textId="4A5FFFFF" w:rsidR="0099394E" w:rsidRPr="007D7D1F" w:rsidRDefault="0099394E" w:rsidP="00716D90">
      <w:pPr>
        <w:pStyle w:val="ListParagraph2"/>
        <w:numPr>
          <w:ilvl w:val="0"/>
          <w:numId w:val="4"/>
        </w:numPr>
        <w:tabs>
          <w:tab w:val="left" w:pos="1080"/>
        </w:tabs>
        <w:rPr>
          <w:rStyle w:val="EstiloLatinaCuerpo11pto"/>
          <w:rFonts w:asciiTheme="minorHAnsi" w:hAnsiTheme="minorHAnsi" w:cs="Times New Roman"/>
          <w:sz w:val="22"/>
        </w:rPr>
      </w:pPr>
      <w:r>
        <w:rPr>
          <w:rStyle w:val="EstiloLatinaCuerpo11pto"/>
          <w:rFonts w:asciiTheme="minorHAnsi" w:hAnsiTheme="minorHAnsi"/>
          <w:sz w:val="22"/>
        </w:rPr>
        <w:t>Master data received post original FSD sign-off is included in this Addendum.</w:t>
      </w:r>
    </w:p>
    <w:p w14:paraId="57F00C6C" w14:textId="77777777" w:rsidR="00716D90" w:rsidRPr="004D281F" w:rsidRDefault="00716D90" w:rsidP="00716D90">
      <w:pPr>
        <w:pStyle w:val="ListParagraph2"/>
        <w:numPr>
          <w:ilvl w:val="0"/>
          <w:numId w:val="4"/>
        </w:numPr>
        <w:tabs>
          <w:tab w:val="left" w:pos="1080"/>
        </w:tabs>
        <w:rPr>
          <w:rStyle w:val="EstiloLatinaCuerpo11pto"/>
          <w:rFonts w:asciiTheme="minorHAnsi" w:hAnsiTheme="minorHAnsi" w:cs="Times New Roman"/>
          <w:sz w:val="22"/>
        </w:rPr>
      </w:pPr>
      <w:r>
        <w:rPr>
          <w:rStyle w:val="EstiloLatinaCuerpo11pto"/>
          <w:rFonts w:asciiTheme="minorHAnsi" w:hAnsiTheme="minorHAnsi"/>
          <w:sz w:val="22"/>
        </w:rPr>
        <w:t>Minor corrections to the wordings in the description and process flow of events for some activities.</w:t>
      </w:r>
    </w:p>
    <w:p w14:paraId="2F195E7B" w14:textId="0FA2D544" w:rsidR="00716D90" w:rsidRDefault="00716D90" w:rsidP="00716D90">
      <w:pPr>
        <w:pStyle w:val="ListParagraph2"/>
        <w:numPr>
          <w:ilvl w:val="0"/>
          <w:numId w:val="4"/>
        </w:numPr>
        <w:tabs>
          <w:tab w:val="left" w:pos="1080"/>
        </w:tabs>
        <w:rPr>
          <w:rFonts w:asciiTheme="minorHAnsi" w:hAnsiTheme="minorHAnsi"/>
        </w:rPr>
      </w:pPr>
      <w:r w:rsidRPr="004D281F">
        <w:rPr>
          <w:rFonts w:asciiTheme="minorHAnsi" w:hAnsiTheme="minorHAnsi"/>
        </w:rPr>
        <w:t>Wherever ‘System’ or ‘</w:t>
      </w:r>
      <w:r>
        <w:rPr>
          <w:rFonts w:asciiTheme="minorHAnsi" w:hAnsiTheme="minorHAnsi"/>
        </w:rPr>
        <w:t>Agri</w:t>
      </w:r>
      <w:r w:rsidRPr="004D281F">
        <w:rPr>
          <w:rFonts w:asciiTheme="minorHAnsi" w:hAnsiTheme="minorHAnsi"/>
        </w:rPr>
        <w:t xml:space="preserve">’ is mentioned, it refers to </w:t>
      </w:r>
      <w:r>
        <w:rPr>
          <w:rFonts w:asciiTheme="minorHAnsi" w:hAnsiTheme="minorHAnsi"/>
        </w:rPr>
        <w:t>Agri Loan</w:t>
      </w:r>
      <w:r w:rsidRPr="004D281F">
        <w:rPr>
          <w:rFonts w:asciiTheme="minorHAnsi" w:hAnsiTheme="minorHAnsi"/>
        </w:rPr>
        <w:t xml:space="preserve"> System unless otherwise specified.</w:t>
      </w:r>
    </w:p>
    <w:p w14:paraId="7B4A66F4" w14:textId="283AF70A" w:rsidR="00716D90" w:rsidRPr="004D281F" w:rsidRDefault="00716D90" w:rsidP="00716D90">
      <w:pPr>
        <w:pStyle w:val="ListParagraph2"/>
        <w:numPr>
          <w:ilvl w:val="0"/>
          <w:numId w:val="4"/>
        </w:numPr>
        <w:tabs>
          <w:tab w:val="left" w:pos="1080"/>
        </w:tabs>
        <w:rPr>
          <w:rFonts w:asciiTheme="minorHAnsi" w:hAnsiTheme="minorHAnsi"/>
        </w:rPr>
      </w:pPr>
      <w:r>
        <w:rPr>
          <w:rFonts w:asciiTheme="minorHAnsi" w:hAnsiTheme="minorHAnsi"/>
        </w:rPr>
        <w:t xml:space="preserve">The points updated in Addendum will take precedence over </w:t>
      </w:r>
      <w:proofErr w:type="spellStart"/>
      <w:r w:rsidRPr="00716D90">
        <w:rPr>
          <w:rFonts w:asciiTheme="minorHAnsi" w:hAnsiTheme="minorHAnsi"/>
        </w:rPr>
        <w:t>FSD_Agri_Bandhan</w:t>
      </w:r>
      <w:proofErr w:type="spellEnd"/>
      <w:r w:rsidRPr="00716D90">
        <w:rPr>
          <w:rFonts w:asciiTheme="minorHAnsi" w:hAnsiTheme="minorHAnsi"/>
        </w:rPr>
        <w:t xml:space="preserve"> Bank_v1.3.docx</w:t>
      </w:r>
    </w:p>
    <w:p w14:paraId="412361EF" w14:textId="77777777" w:rsidR="00A868D9" w:rsidRPr="004D281F" w:rsidRDefault="00A868D9" w:rsidP="00A868D9">
      <w:pPr>
        <w:pStyle w:val="ListParagraph2"/>
        <w:rPr>
          <w:rFonts w:asciiTheme="minorHAnsi" w:hAnsiTheme="minorHAnsi"/>
        </w:rPr>
      </w:pPr>
    </w:p>
    <w:p w14:paraId="0570F095" w14:textId="6661DCAC" w:rsidR="00A868D9" w:rsidRPr="004D281F" w:rsidRDefault="00A868D9" w:rsidP="00A868D9">
      <w:pPr>
        <w:pStyle w:val="Heading2"/>
        <w:rPr>
          <w:rFonts w:asciiTheme="minorHAnsi" w:eastAsiaTheme="minorHAnsi" w:hAnsiTheme="minorHAnsi" w:cs="Arial"/>
          <w:b/>
          <w:bCs/>
          <w:caps/>
          <w:color w:val="auto"/>
          <w:kern w:val="32"/>
          <w:sz w:val="22"/>
          <w:szCs w:val="22"/>
        </w:rPr>
      </w:pPr>
      <w:bookmarkStart w:id="33" w:name="_Toc278911764"/>
      <w:bookmarkStart w:id="34" w:name="_Toc278911765"/>
      <w:bookmarkStart w:id="35" w:name="_Toc412890629"/>
      <w:bookmarkStart w:id="36" w:name="_Toc26174"/>
      <w:bookmarkStart w:id="37" w:name="_Toc102569918"/>
      <w:bookmarkEnd w:id="33"/>
      <w:bookmarkEnd w:id="34"/>
      <w:r w:rsidRPr="004D281F">
        <w:rPr>
          <w:rFonts w:asciiTheme="minorHAnsi" w:eastAsiaTheme="minorHAnsi" w:hAnsiTheme="minorHAnsi" w:cs="Arial"/>
          <w:b/>
          <w:bCs/>
          <w:caps/>
          <w:color w:val="auto"/>
          <w:kern w:val="32"/>
          <w:sz w:val="22"/>
          <w:szCs w:val="22"/>
          <w:u w:val="single"/>
        </w:rPr>
        <w:t>Out of Scope</w:t>
      </w:r>
      <w:bookmarkEnd w:id="35"/>
      <w:bookmarkEnd w:id="36"/>
      <w:bookmarkEnd w:id="37"/>
    </w:p>
    <w:p w14:paraId="16FA0634" w14:textId="7F50DA0C" w:rsidR="00A868D9" w:rsidRPr="004D281F" w:rsidRDefault="00A868D9" w:rsidP="00BD0DC3">
      <w:pPr>
        <w:pStyle w:val="ListParagraph2"/>
        <w:numPr>
          <w:ilvl w:val="0"/>
          <w:numId w:val="5"/>
        </w:numPr>
        <w:tabs>
          <w:tab w:val="left" w:pos="1080"/>
        </w:tabs>
        <w:rPr>
          <w:rFonts w:asciiTheme="minorHAnsi" w:hAnsiTheme="minorHAnsi"/>
        </w:rPr>
      </w:pPr>
      <w:r w:rsidRPr="004D281F">
        <w:rPr>
          <w:rFonts w:asciiTheme="minorHAnsi" w:hAnsiTheme="minorHAnsi"/>
        </w:rPr>
        <w:t>Any functionality / functions / requirement at master or transaction level other than specified in the document.</w:t>
      </w:r>
    </w:p>
    <w:p w14:paraId="701DA1B6" w14:textId="09A10922" w:rsidR="00A868D9" w:rsidRPr="004D281F" w:rsidRDefault="00A868D9" w:rsidP="00A868D9">
      <w:pPr>
        <w:pStyle w:val="Heading2"/>
        <w:rPr>
          <w:rFonts w:asciiTheme="minorHAnsi" w:eastAsiaTheme="minorHAnsi" w:hAnsiTheme="minorHAnsi" w:cs="Arial"/>
          <w:b/>
          <w:bCs/>
          <w:caps/>
          <w:color w:val="auto"/>
          <w:kern w:val="32"/>
          <w:sz w:val="22"/>
          <w:szCs w:val="22"/>
        </w:rPr>
      </w:pPr>
      <w:bookmarkStart w:id="38" w:name="_Toc412890630"/>
      <w:bookmarkStart w:id="39" w:name="_Toc2240"/>
      <w:bookmarkStart w:id="40" w:name="_Toc102569919"/>
      <w:r w:rsidRPr="004D281F">
        <w:rPr>
          <w:rFonts w:asciiTheme="minorHAnsi" w:eastAsiaTheme="minorHAnsi" w:hAnsiTheme="minorHAnsi" w:cs="Arial"/>
          <w:b/>
          <w:bCs/>
          <w:caps/>
          <w:color w:val="auto"/>
          <w:kern w:val="32"/>
          <w:sz w:val="22"/>
          <w:szCs w:val="22"/>
          <w:u w:val="single"/>
        </w:rPr>
        <w:t>Open Points</w:t>
      </w:r>
      <w:bookmarkEnd w:id="38"/>
      <w:bookmarkEnd w:id="39"/>
      <w:bookmarkEnd w:id="40"/>
    </w:p>
    <w:p w14:paraId="5BCA048E" w14:textId="0C63B048" w:rsidR="00A868D9" w:rsidRPr="004D281F" w:rsidRDefault="00A868D9" w:rsidP="00A868D9">
      <w:pPr>
        <w:pStyle w:val="ListParagraph2"/>
        <w:tabs>
          <w:tab w:val="left" w:pos="1080"/>
        </w:tabs>
        <w:ind w:left="0"/>
        <w:rPr>
          <w:rFonts w:asciiTheme="minorHAnsi" w:hAnsiTheme="minorHAnsi"/>
        </w:rPr>
      </w:pPr>
    </w:p>
    <w:p w14:paraId="1E91593C" w14:textId="79699B86" w:rsidR="00C365E0" w:rsidRPr="000C648C" w:rsidRDefault="00716D90" w:rsidP="000C648C">
      <w:pPr>
        <w:pStyle w:val="ListParagraph2"/>
        <w:numPr>
          <w:ilvl w:val="0"/>
          <w:numId w:val="6"/>
        </w:numPr>
        <w:tabs>
          <w:tab w:val="left" w:pos="1080"/>
        </w:tabs>
        <w:rPr>
          <w:rFonts w:asciiTheme="minorHAnsi" w:hAnsiTheme="minorHAnsi"/>
        </w:rPr>
      </w:pPr>
      <w:r>
        <w:rPr>
          <w:rFonts w:asciiTheme="minorHAnsi" w:hAnsiTheme="minorHAnsi"/>
        </w:rPr>
        <w:t>None</w:t>
      </w:r>
    </w:p>
    <w:p w14:paraId="5758614E" w14:textId="77777777" w:rsidR="000D0326" w:rsidRDefault="000D0326">
      <w:pPr>
        <w:rPr>
          <w:rFonts w:cs="Arial"/>
          <w:b/>
          <w:bCs/>
          <w:caps/>
          <w:kern w:val="32"/>
          <w:u w:val="single"/>
        </w:rPr>
      </w:pPr>
      <w:bookmarkStart w:id="41" w:name="_Toc412890631"/>
      <w:bookmarkStart w:id="42" w:name="_Toc8179"/>
      <w:bookmarkStart w:id="43" w:name="_Toc535894552"/>
      <w:bookmarkStart w:id="44" w:name="_Hlk23524698"/>
      <w:r>
        <w:rPr>
          <w:caps/>
          <w:u w:val="single"/>
        </w:rPr>
        <w:br w:type="page"/>
      </w:r>
    </w:p>
    <w:p w14:paraId="0027CE86" w14:textId="7DA65EEC" w:rsidR="009665D1" w:rsidRDefault="009665D1" w:rsidP="00142FD7">
      <w:pPr>
        <w:pStyle w:val="Heading2"/>
        <w:rPr>
          <w:rFonts w:asciiTheme="minorHAnsi" w:eastAsiaTheme="minorHAnsi" w:hAnsiTheme="minorHAnsi" w:cs="Arial"/>
          <w:b/>
          <w:bCs/>
          <w:caps/>
          <w:color w:val="auto"/>
          <w:kern w:val="32"/>
          <w:sz w:val="22"/>
          <w:szCs w:val="22"/>
        </w:rPr>
      </w:pPr>
      <w:bookmarkStart w:id="45" w:name="_Toc412890633"/>
      <w:bookmarkStart w:id="46" w:name="_Toc14973"/>
      <w:bookmarkStart w:id="47" w:name="_Toc535894554"/>
      <w:bookmarkStart w:id="48" w:name="_Toc102569920"/>
      <w:bookmarkEnd w:id="41"/>
      <w:bookmarkEnd w:id="42"/>
      <w:bookmarkEnd w:id="43"/>
      <w:r w:rsidRPr="004D281F">
        <w:rPr>
          <w:rFonts w:asciiTheme="minorHAnsi" w:eastAsiaTheme="minorHAnsi" w:hAnsiTheme="minorHAnsi" w:cs="Arial"/>
          <w:b/>
          <w:bCs/>
          <w:caps/>
          <w:color w:val="auto"/>
          <w:kern w:val="32"/>
          <w:sz w:val="22"/>
          <w:szCs w:val="22"/>
        </w:rPr>
        <w:lastRenderedPageBreak/>
        <w:t>2.2</w:t>
      </w:r>
      <w:r w:rsidR="00716D90">
        <w:rPr>
          <w:rFonts w:asciiTheme="minorHAnsi" w:hAnsiTheme="minorHAnsi"/>
          <w:color w:val="auto"/>
          <w:sz w:val="22"/>
          <w:szCs w:val="22"/>
        </w:rPr>
        <w:tab/>
      </w:r>
      <w:r w:rsidRPr="00666C40">
        <w:rPr>
          <w:rFonts w:asciiTheme="minorHAnsi" w:eastAsiaTheme="minorHAnsi" w:hAnsiTheme="minorHAnsi" w:cs="Arial"/>
          <w:b/>
          <w:bCs/>
          <w:caps/>
          <w:color w:val="auto"/>
          <w:kern w:val="32"/>
          <w:sz w:val="22"/>
          <w:szCs w:val="22"/>
        </w:rPr>
        <w:t>Business roles and Levels</w:t>
      </w:r>
      <w:bookmarkEnd w:id="45"/>
      <w:bookmarkEnd w:id="46"/>
      <w:bookmarkEnd w:id="47"/>
      <w:bookmarkEnd w:id="48"/>
    </w:p>
    <w:p w14:paraId="6938367C" w14:textId="2C8F23AA" w:rsidR="00B86790" w:rsidRDefault="00B86790" w:rsidP="00B86790"/>
    <w:p w14:paraId="0A580AD3" w14:textId="77777777" w:rsidR="00B86790" w:rsidRPr="00B86790" w:rsidRDefault="00B86790" w:rsidP="00B86790"/>
    <w:p w14:paraId="3BF68517" w14:textId="58AA2C9E" w:rsidR="00F31D2C" w:rsidRDefault="00716D90" w:rsidP="00B86790">
      <w:pPr>
        <w:jc w:val="both"/>
        <w:rPr>
          <w:rFonts w:cstheme="minorHAnsi"/>
        </w:rPr>
      </w:pPr>
      <w:r>
        <w:t>This is the updated master received after FSD signoff</w:t>
      </w:r>
      <w:r w:rsidR="00C86DF1" w:rsidRPr="004D281F">
        <w:rPr>
          <w:rFonts w:cstheme="minorHAnsi"/>
        </w:rPr>
        <w:t xml:space="preserve">. </w:t>
      </w:r>
    </w:p>
    <w:p w14:paraId="53FC5287" w14:textId="465AED3A" w:rsidR="0056368A" w:rsidRDefault="0056368A" w:rsidP="004A5A70">
      <w:pPr>
        <w:ind w:left="360"/>
        <w:jc w:val="both"/>
        <w:rPr>
          <w:rFonts w:cstheme="minorHAnsi"/>
        </w:rPr>
      </w:pPr>
    </w:p>
    <w:p w14:paraId="294BA975" w14:textId="56B0A9BF" w:rsidR="00B17DD6" w:rsidRDefault="00B17DD6" w:rsidP="004A5A70">
      <w:pPr>
        <w:ind w:left="360"/>
        <w:jc w:val="both"/>
        <w:rPr>
          <w:rFonts w:cstheme="minorHAnsi"/>
        </w:rPr>
      </w:pPr>
    </w:p>
    <w:tbl>
      <w:tblPr>
        <w:tblW w:w="4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3805"/>
      </w:tblGrid>
      <w:tr w:rsidR="00B17DD6" w:rsidRPr="00B17DD6" w14:paraId="5D37CDAF" w14:textId="77777777" w:rsidTr="00BA004B">
        <w:trPr>
          <w:trHeight w:val="300"/>
        </w:trPr>
        <w:tc>
          <w:tcPr>
            <w:tcW w:w="1140" w:type="dxa"/>
            <w:shd w:val="clear" w:color="000000" w:fill="BDD7EE"/>
            <w:noWrap/>
            <w:vAlign w:val="center"/>
            <w:hideMark/>
          </w:tcPr>
          <w:p w14:paraId="6649C8F5" w14:textId="77777777" w:rsidR="00B17DD6" w:rsidRPr="00B17DD6" w:rsidRDefault="00B17DD6" w:rsidP="00B17DD6">
            <w:pPr>
              <w:jc w:val="center"/>
              <w:rPr>
                <w:rFonts w:ascii="Calibri" w:eastAsia="Times New Roman" w:hAnsi="Calibri" w:cs="Times New Roman"/>
                <w:b/>
                <w:bCs/>
                <w:color w:val="000000"/>
                <w:lang w:val="en-IN" w:eastAsia="en-IN"/>
              </w:rPr>
            </w:pPr>
            <w:r w:rsidRPr="00B17DD6">
              <w:rPr>
                <w:rFonts w:ascii="Calibri" w:eastAsia="Times New Roman" w:hAnsi="Calibri" w:cs="Times New Roman"/>
                <w:b/>
                <w:bCs/>
                <w:color w:val="000000"/>
                <w:lang w:val="en-IN" w:eastAsia="en-IN"/>
              </w:rPr>
              <w:t>Role Codes</w:t>
            </w:r>
          </w:p>
        </w:tc>
        <w:tc>
          <w:tcPr>
            <w:tcW w:w="3805" w:type="dxa"/>
            <w:shd w:val="clear" w:color="000000" w:fill="BDD7EE"/>
            <w:noWrap/>
            <w:vAlign w:val="center"/>
            <w:hideMark/>
          </w:tcPr>
          <w:p w14:paraId="37AF5AB6" w14:textId="77777777" w:rsidR="00B17DD6" w:rsidRPr="00B17DD6" w:rsidRDefault="00B17DD6" w:rsidP="00B17DD6">
            <w:pPr>
              <w:jc w:val="center"/>
              <w:rPr>
                <w:rFonts w:ascii="Calibri" w:eastAsia="Times New Roman" w:hAnsi="Calibri" w:cs="Times New Roman"/>
                <w:b/>
                <w:bCs/>
                <w:color w:val="000000"/>
                <w:lang w:val="en-IN" w:eastAsia="en-IN"/>
              </w:rPr>
            </w:pPr>
            <w:r w:rsidRPr="00B17DD6">
              <w:rPr>
                <w:rFonts w:ascii="Calibri" w:eastAsia="Times New Roman" w:hAnsi="Calibri" w:cs="Times New Roman"/>
                <w:b/>
                <w:bCs/>
                <w:color w:val="000000"/>
                <w:lang w:val="en-IN" w:eastAsia="en-IN"/>
              </w:rPr>
              <w:t>Security Roles</w:t>
            </w:r>
          </w:p>
        </w:tc>
      </w:tr>
      <w:tr w:rsidR="00B17DD6" w:rsidRPr="00B17DD6" w14:paraId="113CE1D5" w14:textId="77777777" w:rsidTr="00BA004B">
        <w:trPr>
          <w:trHeight w:val="300"/>
        </w:trPr>
        <w:tc>
          <w:tcPr>
            <w:tcW w:w="1140" w:type="dxa"/>
            <w:shd w:val="clear" w:color="000000" w:fill="FFFFFF"/>
            <w:noWrap/>
            <w:vAlign w:val="center"/>
            <w:hideMark/>
          </w:tcPr>
          <w:p w14:paraId="40DA9D0C" w14:textId="77777777" w:rsidR="00B17DD6" w:rsidRPr="00B17DD6" w:rsidRDefault="00B17DD6" w:rsidP="00B17DD6">
            <w:pPr>
              <w:rPr>
                <w:rFonts w:ascii="Times New Roman" w:eastAsia="Times New Roman" w:hAnsi="Times New Roman" w:cs="Times New Roman"/>
                <w:sz w:val="20"/>
                <w:szCs w:val="20"/>
                <w:lang w:val="en-IN" w:eastAsia="en-IN"/>
              </w:rPr>
            </w:pPr>
            <w:r w:rsidRPr="00B17DD6">
              <w:rPr>
                <w:rFonts w:ascii="Times New Roman" w:eastAsia="Times New Roman" w:hAnsi="Times New Roman" w:cs="Times New Roman"/>
                <w:sz w:val="20"/>
                <w:szCs w:val="20"/>
                <w:lang w:val="en-IN" w:eastAsia="en-IN"/>
              </w:rPr>
              <w:t>RM</w:t>
            </w:r>
          </w:p>
        </w:tc>
        <w:tc>
          <w:tcPr>
            <w:tcW w:w="3805" w:type="dxa"/>
            <w:shd w:val="clear" w:color="000000" w:fill="FFFFFF"/>
            <w:noWrap/>
            <w:vAlign w:val="center"/>
            <w:hideMark/>
          </w:tcPr>
          <w:p w14:paraId="1DC7B379" w14:textId="77777777" w:rsidR="00B17DD6" w:rsidRPr="00B17DD6" w:rsidRDefault="00B17DD6" w:rsidP="00B17DD6">
            <w:pPr>
              <w:rPr>
                <w:rFonts w:ascii="Calibri" w:eastAsia="Times New Roman" w:hAnsi="Calibri" w:cs="Times New Roman"/>
                <w:lang w:val="en-IN" w:eastAsia="en-IN"/>
              </w:rPr>
            </w:pPr>
            <w:r w:rsidRPr="00B17DD6">
              <w:rPr>
                <w:rFonts w:ascii="Calibri" w:eastAsia="Times New Roman" w:hAnsi="Calibri" w:cs="Times New Roman"/>
                <w:lang w:val="en-IN" w:eastAsia="en-IN"/>
              </w:rPr>
              <w:t>Relationship Manager</w:t>
            </w:r>
          </w:p>
        </w:tc>
      </w:tr>
      <w:tr w:rsidR="00B17DD6" w:rsidRPr="00B17DD6" w14:paraId="0987D05F" w14:textId="77777777" w:rsidTr="00BA004B">
        <w:trPr>
          <w:trHeight w:val="300"/>
        </w:trPr>
        <w:tc>
          <w:tcPr>
            <w:tcW w:w="1140" w:type="dxa"/>
            <w:shd w:val="clear" w:color="000000" w:fill="FFFFFF"/>
            <w:noWrap/>
            <w:vAlign w:val="center"/>
            <w:hideMark/>
          </w:tcPr>
          <w:p w14:paraId="67B056AF" w14:textId="77777777" w:rsidR="00B17DD6" w:rsidRPr="00B17DD6" w:rsidRDefault="00B17DD6" w:rsidP="00B17DD6">
            <w:pPr>
              <w:rPr>
                <w:rFonts w:ascii="Times New Roman" w:eastAsia="Times New Roman" w:hAnsi="Times New Roman" w:cs="Times New Roman"/>
                <w:sz w:val="20"/>
                <w:szCs w:val="20"/>
                <w:lang w:val="en-IN" w:eastAsia="en-IN"/>
              </w:rPr>
            </w:pPr>
            <w:r w:rsidRPr="00B17DD6">
              <w:rPr>
                <w:rFonts w:ascii="Times New Roman" w:eastAsia="Times New Roman" w:hAnsi="Times New Roman" w:cs="Times New Roman"/>
                <w:sz w:val="20"/>
                <w:szCs w:val="20"/>
                <w:lang w:val="en-IN" w:eastAsia="en-IN"/>
              </w:rPr>
              <w:t>CM</w:t>
            </w:r>
          </w:p>
        </w:tc>
        <w:tc>
          <w:tcPr>
            <w:tcW w:w="3805" w:type="dxa"/>
            <w:shd w:val="clear" w:color="000000" w:fill="FFFFFF"/>
            <w:noWrap/>
            <w:vAlign w:val="center"/>
            <w:hideMark/>
          </w:tcPr>
          <w:p w14:paraId="72FA5B27" w14:textId="77777777" w:rsidR="00B17DD6" w:rsidRPr="00B17DD6" w:rsidRDefault="00B17DD6" w:rsidP="00B17DD6">
            <w:pPr>
              <w:rPr>
                <w:rFonts w:ascii="Calibri" w:eastAsia="Times New Roman" w:hAnsi="Calibri" w:cs="Times New Roman"/>
                <w:lang w:val="en-IN" w:eastAsia="en-IN"/>
              </w:rPr>
            </w:pPr>
            <w:r w:rsidRPr="00B17DD6">
              <w:rPr>
                <w:rFonts w:ascii="Calibri" w:eastAsia="Times New Roman" w:hAnsi="Calibri" w:cs="Times New Roman"/>
                <w:lang w:val="en-IN" w:eastAsia="en-IN"/>
              </w:rPr>
              <w:t>Credit Manager</w:t>
            </w:r>
          </w:p>
        </w:tc>
      </w:tr>
      <w:tr w:rsidR="00B17DD6" w:rsidRPr="00B17DD6" w14:paraId="655FCA34" w14:textId="77777777" w:rsidTr="00BA004B">
        <w:trPr>
          <w:trHeight w:val="300"/>
        </w:trPr>
        <w:tc>
          <w:tcPr>
            <w:tcW w:w="1140" w:type="dxa"/>
            <w:shd w:val="clear" w:color="000000" w:fill="FFFFFF"/>
            <w:noWrap/>
            <w:vAlign w:val="center"/>
            <w:hideMark/>
          </w:tcPr>
          <w:p w14:paraId="3A5180E3" w14:textId="57BC4E4F" w:rsidR="00B17DD6" w:rsidRPr="00B17DD6" w:rsidRDefault="000B05B8" w:rsidP="00B17DD6">
            <w:pPr>
              <w:rPr>
                <w:rFonts w:ascii="Times New Roman" w:eastAsia="Times New Roman" w:hAnsi="Times New Roman" w:cs="Times New Roman"/>
                <w:sz w:val="20"/>
                <w:szCs w:val="20"/>
                <w:lang w:val="en-IN" w:eastAsia="en-IN"/>
              </w:rPr>
            </w:pPr>
            <w:commentRangeStart w:id="49"/>
            <w:ins w:id="50" w:author="Abhishek Kumar" w:date="2022-05-07T12:22:00Z">
              <w:r>
                <w:rPr>
                  <w:rFonts w:ascii="Times New Roman" w:eastAsia="Times New Roman" w:hAnsi="Times New Roman" w:cs="Times New Roman"/>
                  <w:sz w:val="20"/>
                  <w:szCs w:val="20"/>
                  <w:lang w:val="en-IN" w:eastAsia="en-IN"/>
                </w:rPr>
                <w:t>A</w:t>
              </w:r>
            </w:ins>
            <w:del w:id="51" w:author="Abhishek Kumar" w:date="2022-05-07T12:22:00Z">
              <w:r w:rsidR="00B17DD6" w:rsidRPr="00B17DD6" w:rsidDel="000B05B8">
                <w:rPr>
                  <w:rFonts w:ascii="Times New Roman" w:eastAsia="Times New Roman" w:hAnsi="Times New Roman" w:cs="Times New Roman"/>
                  <w:sz w:val="20"/>
                  <w:szCs w:val="20"/>
                  <w:lang w:val="en-IN" w:eastAsia="en-IN"/>
                </w:rPr>
                <w:delText>C</w:delText>
              </w:r>
            </w:del>
            <w:r w:rsidR="00B17DD6" w:rsidRPr="00B17DD6">
              <w:rPr>
                <w:rFonts w:ascii="Times New Roman" w:eastAsia="Times New Roman" w:hAnsi="Times New Roman" w:cs="Times New Roman"/>
                <w:sz w:val="20"/>
                <w:szCs w:val="20"/>
                <w:lang w:val="en-IN" w:eastAsia="en-IN"/>
              </w:rPr>
              <w:t>H</w:t>
            </w:r>
          </w:p>
        </w:tc>
        <w:tc>
          <w:tcPr>
            <w:tcW w:w="3805" w:type="dxa"/>
            <w:shd w:val="clear" w:color="000000" w:fill="FFFFFF"/>
            <w:noWrap/>
            <w:vAlign w:val="center"/>
            <w:hideMark/>
          </w:tcPr>
          <w:p w14:paraId="63CA5D07" w14:textId="395FC703" w:rsidR="00B17DD6" w:rsidRPr="00B17DD6" w:rsidRDefault="00B17DD6" w:rsidP="00B17DD6">
            <w:pPr>
              <w:rPr>
                <w:rFonts w:ascii="Calibri" w:eastAsia="Times New Roman" w:hAnsi="Calibri" w:cs="Times New Roman"/>
                <w:lang w:val="en-IN" w:eastAsia="en-IN"/>
              </w:rPr>
            </w:pPr>
            <w:del w:id="52" w:author="Abhishek Kumar" w:date="2022-05-07T12:22:00Z">
              <w:r w:rsidRPr="00B17DD6" w:rsidDel="000B05B8">
                <w:rPr>
                  <w:rFonts w:ascii="Calibri" w:eastAsia="Times New Roman" w:hAnsi="Calibri" w:cs="Times New Roman"/>
                  <w:lang w:val="en-IN" w:eastAsia="en-IN"/>
                </w:rPr>
                <w:delText xml:space="preserve">Cluster </w:delText>
              </w:r>
            </w:del>
            <w:ins w:id="53" w:author="Abhishek Kumar" w:date="2022-05-07T12:22:00Z">
              <w:r w:rsidR="000B05B8">
                <w:rPr>
                  <w:rFonts w:ascii="Calibri" w:eastAsia="Times New Roman" w:hAnsi="Calibri" w:cs="Times New Roman"/>
                  <w:lang w:val="en-IN" w:eastAsia="en-IN"/>
                </w:rPr>
                <w:t xml:space="preserve">Area </w:t>
              </w:r>
            </w:ins>
            <w:r w:rsidRPr="00B17DD6">
              <w:rPr>
                <w:rFonts w:ascii="Calibri" w:eastAsia="Times New Roman" w:hAnsi="Calibri" w:cs="Times New Roman"/>
                <w:lang w:val="en-IN" w:eastAsia="en-IN"/>
              </w:rPr>
              <w:t>Head</w:t>
            </w:r>
            <w:commentRangeEnd w:id="49"/>
            <w:r w:rsidR="00C46AA5">
              <w:rPr>
                <w:rStyle w:val="CommentReference"/>
                <w:rFonts w:ascii="Times New Roman" w:eastAsia="Times New Roman" w:hAnsi="Times New Roman"/>
              </w:rPr>
              <w:commentReference w:id="49"/>
            </w:r>
          </w:p>
        </w:tc>
      </w:tr>
      <w:tr w:rsidR="00B17DD6" w:rsidRPr="00B17DD6" w14:paraId="548E611B" w14:textId="77777777" w:rsidTr="00BA004B">
        <w:trPr>
          <w:trHeight w:val="300"/>
        </w:trPr>
        <w:tc>
          <w:tcPr>
            <w:tcW w:w="1140" w:type="dxa"/>
            <w:shd w:val="clear" w:color="000000" w:fill="FFFFFF"/>
            <w:noWrap/>
            <w:vAlign w:val="center"/>
            <w:hideMark/>
          </w:tcPr>
          <w:p w14:paraId="26DD25FA" w14:textId="77777777" w:rsidR="00B17DD6" w:rsidRPr="00B17DD6" w:rsidRDefault="00B17DD6" w:rsidP="00B17DD6">
            <w:pPr>
              <w:rPr>
                <w:rFonts w:ascii="Times New Roman" w:eastAsia="Times New Roman" w:hAnsi="Times New Roman" w:cs="Times New Roman"/>
                <w:sz w:val="20"/>
                <w:szCs w:val="20"/>
                <w:lang w:val="en-IN" w:eastAsia="en-IN"/>
              </w:rPr>
            </w:pPr>
            <w:r w:rsidRPr="00B17DD6">
              <w:rPr>
                <w:rFonts w:ascii="Times New Roman" w:eastAsia="Times New Roman" w:hAnsi="Times New Roman" w:cs="Times New Roman"/>
                <w:sz w:val="20"/>
                <w:szCs w:val="20"/>
                <w:lang w:val="en-IN" w:eastAsia="en-IN"/>
              </w:rPr>
              <w:t>RH</w:t>
            </w:r>
          </w:p>
        </w:tc>
        <w:tc>
          <w:tcPr>
            <w:tcW w:w="3805" w:type="dxa"/>
            <w:shd w:val="clear" w:color="000000" w:fill="FFFFFF"/>
            <w:noWrap/>
            <w:vAlign w:val="center"/>
            <w:hideMark/>
          </w:tcPr>
          <w:p w14:paraId="0D06AFAE" w14:textId="0467B51C" w:rsidR="00B17DD6" w:rsidRPr="00B17DD6" w:rsidRDefault="00B17DD6" w:rsidP="00B17DD6">
            <w:pPr>
              <w:rPr>
                <w:rFonts w:ascii="Calibri" w:eastAsia="Times New Roman" w:hAnsi="Calibri" w:cs="Times New Roman"/>
                <w:lang w:val="en-IN" w:eastAsia="en-IN"/>
              </w:rPr>
            </w:pPr>
            <w:r w:rsidRPr="00B17DD6">
              <w:rPr>
                <w:rFonts w:ascii="Calibri" w:eastAsia="Times New Roman" w:hAnsi="Calibri" w:cs="Times New Roman"/>
                <w:lang w:val="en-IN" w:eastAsia="en-IN"/>
              </w:rPr>
              <w:t>Re</w:t>
            </w:r>
            <w:r>
              <w:rPr>
                <w:rFonts w:ascii="Calibri" w:eastAsia="Times New Roman" w:hAnsi="Calibri" w:cs="Times New Roman"/>
                <w:lang w:val="en-IN" w:eastAsia="en-IN"/>
              </w:rPr>
              <w:t>g</w:t>
            </w:r>
            <w:r w:rsidRPr="00B17DD6">
              <w:rPr>
                <w:rFonts w:ascii="Calibri" w:eastAsia="Times New Roman" w:hAnsi="Calibri" w:cs="Times New Roman"/>
                <w:lang w:val="en-IN" w:eastAsia="en-IN"/>
              </w:rPr>
              <w:t>ional Head</w:t>
            </w:r>
          </w:p>
        </w:tc>
      </w:tr>
      <w:tr w:rsidR="00B17DD6" w:rsidRPr="00B17DD6" w14:paraId="2599801D" w14:textId="77777777" w:rsidTr="00BA004B">
        <w:trPr>
          <w:trHeight w:val="300"/>
        </w:trPr>
        <w:tc>
          <w:tcPr>
            <w:tcW w:w="1140" w:type="dxa"/>
            <w:shd w:val="clear" w:color="000000" w:fill="FFFFFF"/>
            <w:noWrap/>
            <w:vAlign w:val="center"/>
            <w:hideMark/>
          </w:tcPr>
          <w:p w14:paraId="753019CE" w14:textId="221A86E9" w:rsidR="00B17DD6" w:rsidRPr="00B17DD6" w:rsidRDefault="00B17DD6" w:rsidP="000B05B8">
            <w:pPr>
              <w:rPr>
                <w:rFonts w:ascii="Times New Roman" w:eastAsia="Times New Roman" w:hAnsi="Times New Roman" w:cs="Times New Roman"/>
                <w:sz w:val="20"/>
                <w:szCs w:val="20"/>
                <w:lang w:val="en-IN" w:eastAsia="en-IN"/>
              </w:rPr>
            </w:pPr>
            <w:commentRangeStart w:id="54"/>
            <w:del w:id="55" w:author="Abhishek Kumar" w:date="2022-05-07T12:17:00Z">
              <w:r w:rsidRPr="00B17DD6" w:rsidDel="000B05B8">
                <w:rPr>
                  <w:rFonts w:ascii="Times New Roman" w:eastAsia="Times New Roman" w:hAnsi="Times New Roman" w:cs="Times New Roman"/>
                  <w:sz w:val="20"/>
                  <w:szCs w:val="20"/>
                  <w:lang w:val="en-IN" w:eastAsia="en-IN"/>
                </w:rPr>
                <w:delText>RCH</w:delText>
              </w:r>
            </w:del>
            <w:ins w:id="56" w:author="Abhishek Kumar" w:date="2022-05-07T12:17:00Z">
              <w:r w:rsidR="000B05B8" w:rsidRPr="00B17DD6">
                <w:rPr>
                  <w:rFonts w:ascii="Times New Roman" w:eastAsia="Times New Roman" w:hAnsi="Times New Roman" w:cs="Times New Roman"/>
                  <w:sz w:val="20"/>
                  <w:szCs w:val="20"/>
                  <w:lang w:val="en-IN" w:eastAsia="en-IN"/>
                </w:rPr>
                <w:t>RC</w:t>
              </w:r>
              <w:r w:rsidR="000B05B8">
                <w:rPr>
                  <w:rFonts w:ascii="Times New Roman" w:eastAsia="Times New Roman" w:hAnsi="Times New Roman" w:cs="Times New Roman"/>
                  <w:sz w:val="20"/>
                  <w:szCs w:val="20"/>
                  <w:lang w:val="en-IN" w:eastAsia="en-IN"/>
                </w:rPr>
                <w:t>M</w:t>
              </w:r>
            </w:ins>
          </w:p>
        </w:tc>
        <w:tc>
          <w:tcPr>
            <w:tcW w:w="3805" w:type="dxa"/>
            <w:shd w:val="clear" w:color="000000" w:fill="FFFFFF"/>
            <w:noWrap/>
            <w:vAlign w:val="center"/>
            <w:hideMark/>
          </w:tcPr>
          <w:p w14:paraId="515ADB3C" w14:textId="5D7620AE" w:rsidR="00B17DD6" w:rsidRPr="00B17DD6" w:rsidRDefault="00B17DD6" w:rsidP="000B05B8">
            <w:pPr>
              <w:rPr>
                <w:rFonts w:ascii="Calibri" w:eastAsia="Times New Roman" w:hAnsi="Calibri" w:cs="Times New Roman"/>
                <w:lang w:val="en-IN" w:eastAsia="en-IN"/>
              </w:rPr>
            </w:pPr>
            <w:r w:rsidRPr="00B17DD6">
              <w:rPr>
                <w:rFonts w:ascii="Calibri" w:eastAsia="Times New Roman" w:hAnsi="Calibri" w:cs="Times New Roman"/>
                <w:lang w:val="en-IN" w:eastAsia="en-IN"/>
              </w:rPr>
              <w:t xml:space="preserve">Regional Credit </w:t>
            </w:r>
            <w:del w:id="57" w:author="Abhishek Kumar" w:date="2022-05-07T12:17:00Z">
              <w:r w:rsidRPr="00B17DD6" w:rsidDel="000B05B8">
                <w:rPr>
                  <w:rFonts w:ascii="Calibri" w:eastAsia="Times New Roman" w:hAnsi="Calibri" w:cs="Times New Roman"/>
                  <w:lang w:val="en-IN" w:eastAsia="en-IN"/>
                </w:rPr>
                <w:delText>Head</w:delText>
              </w:r>
            </w:del>
            <w:ins w:id="58" w:author="Abhishek Kumar" w:date="2022-05-07T12:17:00Z">
              <w:r w:rsidR="000B05B8">
                <w:rPr>
                  <w:rFonts w:ascii="Calibri" w:eastAsia="Times New Roman" w:hAnsi="Calibri" w:cs="Times New Roman"/>
                  <w:lang w:val="en-IN" w:eastAsia="en-IN"/>
                </w:rPr>
                <w:t>Manager</w:t>
              </w:r>
            </w:ins>
            <w:commentRangeEnd w:id="54"/>
            <w:ins w:id="59" w:author="Abhishek Kumar" w:date="2022-05-07T12:36:00Z">
              <w:r w:rsidR="00C46AA5">
                <w:rPr>
                  <w:rStyle w:val="CommentReference"/>
                  <w:rFonts w:ascii="Times New Roman" w:eastAsia="Times New Roman" w:hAnsi="Times New Roman"/>
                </w:rPr>
                <w:commentReference w:id="54"/>
              </w:r>
            </w:ins>
          </w:p>
        </w:tc>
      </w:tr>
      <w:tr w:rsidR="00B17DD6" w:rsidRPr="00B17DD6" w14:paraId="080F19BA" w14:textId="77777777" w:rsidTr="00BA004B">
        <w:trPr>
          <w:trHeight w:val="300"/>
        </w:trPr>
        <w:tc>
          <w:tcPr>
            <w:tcW w:w="1140" w:type="dxa"/>
            <w:shd w:val="clear" w:color="000000" w:fill="FFFFFF"/>
            <w:noWrap/>
            <w:vAlign w:val="center"/>
            <w:hideMark/>
          </w:tcPr>
          <w:p w14:paraId="0CD4A0EB" w14:textId="77777777" w:rsidR="00B17DD6" w:rsidRPr="00B17DD6" w:rsidRDefault="00B17DD6" w:rsidP="00B17DD6">
            <w:pPr>
              <w:rPr>
                <w:rFonts w:ascii="Times New Roman" w:eastAsia="Times New Roman" w:hAnsi="Times New Roman" w:cs="Times New Roman"/>
                <w:sz w:val="20"/>
                <w:szCs w:val="20"/>
                <w:lang w:val="en-IN" w:eastAsia="en-IN"/>
              </w:rPr>
            </w:pPr>
            <w:r w:rsidRPr="00B17DD6">
              <w:rPr>
                <w:rFonts w:ascii="Times New Roman" w:eastAsia="Times New Roman" w:hAnsi="Times New Roman" w:cs="Times New Roman"/>
                <w:sz w:val="20"/>
                <w:szCs w:val="20"/>
                <w:lang w:val="en-IN" w:eastAsia="en-IN"/>
              </w:rPr>
              <w:t>HCA</w:t>
            </w:r>
          </w:p>
        </w:tc>
        <w:tc>
          <w:tcPr>
            <w:tcW w:w="3805" w:type="dxa"/>
            <w:shd w:val="clear" w:color="000000" w:fill="FFFFFF"/>
            <w:noWrap/>
            <w:vAlign w:val="center"/>
            <w:hideMark/>
          </w:tcPr>
          <w:p w14:paraId="542E1CAE" w14:textId="77777777" w:rsidR="00B17DD6" w:rsidRPr="00B17DD6" w:rsidRDefault="00B17DD6" w:rsidP="00B17DD6">
            <w:pPr>
              <w:rPr>
                <w:rFonts w:ascii="Calibri" w:eastAsia="Times New Roman" w:hAnsi="Calibri" w:cs="Times New Roman"/>
                <w:lang w:val="en-IN" w:eastAsia="en-IN"/>
              </w:rPr>
            </w:pPr>
            <w:r w:rsidRPr="00B17DD6">
              <w:rPr>
                <w:rFonts w:ascii="Calibri" w:eastAsia="Times New Roman" w:hAnsi="Calibri" w:cs="Times New Roman"/>
                <w:lang w:val="en-IN" w:eastAsia="en-IN"/>
              </w:rPr>
              <w:t>Head Credit Agribusiness</w:t>
            </w:r>
          </w:p>
        </w:tc>
      </w:tr>
      <w:tr w:rsidR="00716D90" w:rsidRPr="00B17DD6" w14:paraId="5E960919" w14:textId="77777777" w:rsidTr="00BA004B">
        <w:trPr>
          <w:trHeight w:val="300"/>
        </w:trPr>
        <w:tc>
          <w:tcPr>
            <w:tcW w:w="1140" w:type="dxa"/>
            <w:shd w:val="clear" w:color="000000" w:fill="FFFFFF"/>
            <w:noWrap/>
            <w:vAlign w:val="center"/>
          </w:tcPr>
          <w:p w14:paraId="3C1606CE" w14:textId="32655064" w:rsidR="00716D90" w:rsidRPr="00B17DD6" w:rsidRDefault="00716D90" w:rsidP="00B17DD6">
            <w:pPr>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HAB</w:t>
            </w:r>
          </w:p>
        </w:tc>
        <w:tc>
          <w:tcPr>
            <w:tcW w:w="3805" w:type="dxa"/>
            <w:shd w:val="clear" w:color="000000" w:fill="FFFFFF"/>
            <w:noWrap/>
            <w:vAlign w:val="center"/>
          </w:tcPr>
          <w:p w14:paraId="340FD61E" w14:textId="78939307" w:rsidR="00716D90" w:rsidRPr="00B17DD6" w:rsidRDefault="00716D90" w:rsidP="00B17DD6">
            <w:pPr>
              <w:rPr>
                <w:rFonts w:ascii="Calibri" w:eastAsia="Times New Roman" w:hAnsi="Calibri" w:cs="Times New Roman"/>
                <w:lang w:val="en-IN" w:eastAsia="en-IN"/>
              </w:rPr>
            </w:pPr>
            <w:r>
              <w:rPr>
                <w:rFonts w:ascii="Calibri" w:eastAsia="Times New Roman" w:hAnsi="Calibri" w:cs="Times New Roman"/>
                <w:lang w:val="en-IN" w:eastAsia="en-IN"/>
              </w:rPr>
              <w:t>Head Agribusiness</w:t>
            </w:r>
          </w:p>
        </w:tc>
      </w:tr>
      <w:tr w:rsidR="00716D90" w:rsidRPr="00B17DD6" w14:paraId="62C330C3" w14:textId="77777777" w:rsidTr="00C71D2B">
        <w:trPr>
          <w:trHeight w:val="300"/>
        </w:trPr>
        <w:tc>
          <w:tcPr>
            <w:tcW w:w="1140" w:type="dxa"/>
            <w:shd w:val="clear" w:color="000000" w:fill="FFFFFF"/>
            <w:noWrap/>
            <w:vAlign w:val="bottom"/>
          </w:tcPr>
          <w:p w14:paraId="57B49A6D" w14:textId="553A053D" w:rsidR="00716D90" w:rsidRDefault="00716D90" w:rsidP="00716D90">
            <w:pPr>
              <w:rPr>
                <w:rFonts w:ascii="Times New Roman" w:eastAsia="Times New Roman" w:hAnsi="Times New Roman" w:cs="Times New Roman"/>
                <w:sz w:val="20"/>
                <w:szCs w:val="20"/>
                <w:lang w:val="en-IN" w:eastAsia="en-IN"/>
              </w:rPr>
            </w:pPr>
            <w:r w:rsidRPr="00B17DD6">
              <w:rPr>
                <w:rFonts w:ascii="Calibri" w:eastAsia="Times New Roman" w:hAnsi="Calibri" w:cs="Times New Roman"/>
                <w:color w:val="000000"/>
                <w:lang w:val="en-IN" w:eastAsia="en-IN"/>
              </w:rPr>
              <w:t>HCB</w:t>
            </w:r>
          </w:p>
        </w:tc>
        <w:tc>
          <w:tcPr>
            <w:tcW w:w="3805" w:type="dxa"/>
            <w:shd w:val="clear" w:color="000000" w:fill="FFFFFF"/>
            <w:noWrap/>
            <w:vAlign w:val="center"/>
          </w:tcPr>
          <w:p w14:paraId="46952542" w14:textId="2DE7CB54" w:rsidR="00716D90" w:rsidRDefault="00716D90" w:rsidP="00716D90">
            <w:pPr>
              <w:rPr>
                <w:rFonts w:ascii="Calibri" w:eastAsia="Times New Roman" w:hAnsi="Calibri" w:cs="Times New Roman"/>
                <w:lang w:val="en-IN" w:eastAsia="en-IN"/>
              </w:rPr>
            </w:pPr>
            <w:r w:rsidRPr="00B17DD6">
              <w:rPr>
                <w:rFonts w:ascii="Calibri" w:eastAsia="Times New Roman" w:hAnsi="Calibri" w:cs="Times New Roman"/>
                <w:lang w:val="en-IN" w:eastAsia="en-IN"/>
              </w:rPr>
              <w:t>Head Commercial Banking</w:t>
            </w:r>
          </w:p>
        </w:tc>
      </w:tr>
      <w:tr w:rsidR="00716D90" w:rsidRPr="00B17DD6" w14:paraId="2970B2AE" w14:textId="77777777" w:rsidTr="00BA004B">
        <w:trPr>
          <w:trHeight w:val="300"/>
        </w:trPr>
        <w:tc>
          <w:tcPr>
            <w:tcW w:w="1140" w:type="dxa"/>
            <w:shd w:val="clear" w:color="auto" w:fill="auto"/>
            <w:noWrap/>
            <w:vAlign w:val="bottom"/>
            <w:hideMark/>
          </w:tcPr>
          <w:p w14:paraId="465AB83B" w14:textId="77777777" w:rsidR="00716D90" w:rsidRPr="00B17DD6" w:rsidRDefault="00716D90" w:rsidP="00716D90">
            <w:pPr>
              <w:rPr>
                <w:rFonts w:ascii="Calibri" w:eastAsia="Times New Roman" w:hAnsi="Calibri" w:cs="Times New Roman"/>
                <w:color w:val="000000"/>
                <w:lang w:val="en-IN" w:eastAsia="en-IN"/>
              </w:rPr>
            </w:pPr>
            <w:r w:rsidRPr="00B17DD6">
              <w:rPr>
                <w:rFonts w:ascii="Calibri" w:eastAsia="Times New Roman" w:hAnsi="Calibri" w:cs="Times New Roman"/>
                <w:color w:val="000000"/>
                <w:lang w:val="en-IN" w:eastAsia="en-IN"/>
              </w:rPr>
              <w:t>HA</w:t>
            </w:r>
          </w:p>
        </w:tc>
        <w:tc>
          <w:tcPr>
            <w:tcW w:w="3805" w:type="dxa"/>
            <w:shd w:val="clear" w:color="000000" w:fill="FFFFFF"/>
            <w:noWrap/>
            <w:vAlign w:val="center"/>
            <w:hideMark/>
          </w:tcPr>
          <w:p w14:paraId="215A8A19" w14:textId="50081F34" w:rsidR="00716D90" w:rsidRPr="00B17DD6" w:rsidRDefault="00716D90" w:rsidP="00716D90">
            <w:pPr>
              <w:rPr>
                <w:rFonts w:ascii="Calibri" w:eastAsia="Times New Roman" w:hAnsi="Calibri" w:cs="Times New Roman"/>
                <w:lang w:val="en-IN" w:eastAsia="en-IN"/>
              </w:rPr>
            </w:pPr>
            <w:r w:rsidRPr="00B17DD6">
              <w:rPr>
                <w:rFonts w:ascii="Calibri" w:eastAsia="Times New Roman" w:hAnsi="Calibri" w:cs="Times New Roman"/>
                <w:lang w:val="en-IN" w:eastAsia="en-IN"/>
              </w:rPr>
              <w:t xml:space="preserve">Head </w:t>
            </w:r>
            <w:r>
              <w:rPr>
                <w:rFonts w:ascii="Calibri" w:eastAsia="Times New Roman" w:hAnsi="Calibri" w:cs="Times New Roman"/>
                <w:lang w:val="en-IN" w:eastAsia="en-IN"/>
              </w:rPr>
              <w:t>Asset</w:t>
            </w:r>
          </w:p>
        </w:tc>
      </w:tr>
      <w:tr w:rsidR="00716D90" w:rsidRPr="00B17DD6" w14:paraId="6D22CBE7" w14:textId="77777777" w:rsidTr="00BA004B">
        <w:trPr>
          <w:trHeight w:val="300"/>
        </w:trPr>
        <w:tc>
          <w:tcPr>
            <w:tcW w:w="1140" w:type="dxa"/>
            <w:shd w:val="clear" w:color="auto" w:fill="auto"/>
            <w:noWrap/>
            <w:vAlign w:val="bottom"/>
            <w:hideMark/>
          </w:tcPr>
          <w:p w14:paraId="63838FA1" w14:textId="7677D74B" w:rsidR="00716D90" w:rsidRPr="00B17DD6" w:rsidRDefault="00716D90" w:rsidP="00716D90">
            <w:pPr>
              <w:rPr>
                <w:rFonts w:ascii="Calibri" w:eastAsia="Times New Roman" w:hAnsi="Calibri" w:cs="Times New Roman"/>
                <w:color w:val="000000"/>
                <w:lang w:val="en-IN" w:eastAsia="en-IN"/>
              </w:rPr>
            </w:pPr>
            <w:r w:rsidRPr="00B17DD6">
              <w:rPr>
                <w:rFonts w:ascii="Calibri" w:eastAsia="Times New Roman" w:hAnsi="Calibri" w:cs="Times New Roman"/>
                <w:color w:val="000000"/>
                <w:lang w:val="en-IN" w:eastAsia="en-IN"/>
              </w:rPr>
              <w:t>H</w:t>
            </w:r>
            <w:r>
              <w:rPr>
                <w:rFonts w:ascii="Calibri" w:eastAsia="Times New Roman" w:hAnsi="Calibri" w:cs="Times New Roman"/>
                <w:color w:val="000000"/>
                <w:lang w:val="en-IN" w:eastAsia="en-IN"/>
              </w:rPr>
              <w:t>C</w:t>
            </w:r>
          </w:p>
        </w:tc>
        <w:tc>
          <w:tcPr>
            <w:tcW w:w="3805" w:type="dxa"/>
            <w:shd w:val="clear" w:color="000000" w:fill="FFFFFF"/>
            <w:noWrap/>
            <w:vAlign w:val="center"/>
            <w:hideMark/>
          </w:tcPr>
          <w:p w14:paraId="492A0C33" w14:textId="009A95EE" w:rsidR="00716D90" w:rsidRPr="00B17DD6" w:rsidRDefault="00716D90" w:rsidP="00716D90">
            <w:pPr>
              <w:rPr>
                <w:rFonts w:ascii="Calibri" w:eastAsia="Times New Roman" w:hAnsi="Calibri" w:cs="Times New Roman"/>
                <w:lang w:val="en-IN" w:eastAsia="en-IN"/>
              </w:rPr>
            </w:pPr>
            <w:r w:rsidRPr="00B17DD6">
              <w:rPr>
                <w:rFonts w:ascii="Calibri" w:eastAsia="Times New Roman" w:hAnsi="Calibri" w:cs="Times New Roman"/>
                <w:lang w:val="en-IN" w:eastAsia="en-IN"/>
              </w:rPr>
              <w:t xml:space="preserve">Head </w:t>
            </w:r>
            <w:r>
              <w:rPr>
                <w:rFonts w:ascii="Calibri" w:eastAsia="Times New Roman" w:hAnsi="Calibri" w:cs="Times New Roman"/>
                <w:lang w:val="en-IN" w:eastAsia="en-IN"/>
              </w:rPr>
              <w:t>Credit Underwriting</w:t>
            </w:r>
          </w:p>
        </w:tc>
      </w:tr>
      <w:tr w:rsidR="00716D90" w:rsidRPr="00B17DD6" w14:paraId="19695840" w14:textId="77777777" w:rsidTr="00BA004B">
        <w:trPr>
          <w:trHeight w:val="300"/>
        </w:trPr>
        <w:tc>
          <w:tcPr>
            <w:tcW w:w="1140" w:type="dxa"/>
            <w:shd w:val="clear" w:color="auto" w:fill="auto"/>
            <w:noWrap/>
            <w:vAlign w:val="bottom"/>
            <w:hideMark/>
          </w:tcPr>
          <w:p w14:paraId="6AF552C7" w14:textId="77777777" w:rsidR="00716D90" w:rsidRPr="00B17DD6" w:rsidRDefault="00716D90" w:rsidP="00716D90">
            <w:pPr>
              <w:rPr>
                <w:rFonts w:ascii="Calibri" w:eastAsia="Times New Roman" w:hAnsi="Calibri" w:cs="Times New Roman"/>
                <w:color w:val="000000"/>
                <w:lang w:val="en-IN" w:eastAsia="en-IN"/>
              </w:rPr>
            </w:pPr>
            <w:r w:rsidRPr="00B17DD6">
              <w:rPr>
                <w:rFonts w:ascii="Calibri" w:eastAsia="Times New Roman" w:hAnsi="Calibri" w:cs="Times New Roman"/>
                <w:color w:val="000000"/>
                <w:lang w:val="en-IN" w:eastAsia="en-IN"/>
              </w:rPr>
              <w:t>PM</w:t>
            </w:r>
          </w:p>
        </w:tc>
        <w:tc>
          <w:tcPr>
            <w:tcW w:w="3805" w:type="dxa"/>
            <w:shd w:val="clear" w:color="000000" w:fill="FFFFFF"/>
            <w:noWrap/>
            <w:vAlign w:val="center"/>
            <w:hideMark/>
          </w:tcPr>
          <w:p w14:paraId="607591DB" w14:textId="77777777" w:rsidR="00716D90" w:rsidRPr="00B17DD6" w:rsidRDefault="00716D90" w:rsidP="00716D90">
            <w:pPr>
              <w:rPr>
                <w:rFonts w:ascii="Calibri" w:eastAsia="Times New Roman" w:hAnsi="Calibri" w:cs="Times New Roman"/>
                <w:lang w:val="en-IN" w:eastAsia="en-IN"/>
              </w:rPr>
            </w:pPr>
            <w:r w:rsidRPr="00B17DD6">
              <w:rPr>
                <w:rFonts w:ascii="Calibri" w:eastAsia="Times New Roman" w:hAnsi="Calibri" w:cs="Times New Roman"/>
                <w:lang w:val="en-IN" w:eastAsia="en-IN"/>
              </w:rPr>
              <w:t>Product Manager</w:t>
            </w:r>
          </w:p>
        </w:tc>
      </w:tr>
      <w:tr w:rsidR="00716D90" w:rsidRPr="00B17DD6" w14:paraId="2B51A8CC" w14:textId="77777777" w:rsidTr="00BA004B">
        <w:trPr>
          <w:trHeight w:val="300"/>
        </w:trPr>
        <w:tc>
          <w:tcPr>
            <w:tcW w:w="1140" w:type="dxa"/>
            <w:shd w:val="clear" w:color="auto" w:fill="auto"/>
            <w:noWrap/>
            <w:vAlign w:val="bottom"/>
          </w:tcPr>
          <w:p w14:paraId="06585242" w14:textId="6C247621" w:rsidR="00716D90" w:rsidRPr="00B17DD6" w:rsidRDefault="00716D90" w:rsidP="00716D90">
            <w:pPr>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CBO_M</w:t>
            </w:r>
          </w:p>
        </w:tc>
        <w:tc>
          <w:tcPr>
            <w:tcW w:w="3805" w:type="dxa"/>
            <w:shd w:val="clear" w:color="000000" w:fill="FFFFFF"/>
            <w:noWrap/>
            <w:vAlign w:val="center"/>
          </w:tcPr>
          <w:p w14:paraId="0558661A" w14:textId="6DE67329" w:rsidR="00716D90" w:rsidRPr="00B17DD6" w:rsidRDefault="00716D90" w:rsidP="00716D90">
            <w:pPr>
              <w:rPr>
                <w:rFonts w:ascii="Calibri" w:eastAsia="Times New Roman" w:hAnsi="Calibri" w:cs="Times New Roman"/>
                <w:lang w:val="en-IN" w:eastAsia="en-IN"/>
              </w:rPr>
            </w:pPr>
            <w:r>
              <w:rPr>
                <w:rFonts w:ascii="Calibri" w:eastAsia="Times New Roman" w:hAnsi="Calibri" w:cs="Times New Roman"/>
                <w:lang w:val="en-IN" w:eastAsia="en-IN"/>
              </w:rPr>
              <w:t>CBO Maker</w:t>
            </w:r>
          </w:p>
        </w:tc>
      </w:tr>
      <w:tr w:rsidR="00716D90" w:rsidRPr="00B17DD6" w14:paraId="33A2A913" w14:textId="77777777" w:rsidTr="00BA004B">
        <w:trPr>
          <w:trHeight w:val="300"/>
        </w:trPr>
        <w:tc>
          <w:tcPr>
            <w:tcW w:w="1140" w:type="dxa"/>
            <w:shd w:val="clear" w:color="auto" w:fill="auto"/>
            <w:noWrap/>
            <w:vAlign w:val="bottom"/>
          </w:tcPr>
          <w:p w14:paraId="22C3604C" w14:textId="63A90E2B" w:rsidR="00716D90" w:rsidRPr="00B17DD6" w:rsidRDefault="00716D90" w:rsidP="00716D90">
            <w:pPr>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CBO_C</w:t>
            </w:r>
          </w:p>
        </w:tc>
        <w:tc>
          <w:tcPr>
            <w:tcW w:w="3805" w:type="dxa"/>
            <w:shd w:val="clear" w:color="000000" w:fill="FFFFFF"/>
            <w:noWrap/>
            <w:vAlign w:val="center"/>
          </w:tcPr>
          <w:p w14:paraId="3C5212A9" w14:textId="508A9396" w:rsidR="00716D90" w:rsidRPr="00B17DD6" w:rsidRDefault="00D93B12" w:rsidP="00716D90">
            <w:pPr>
              <w:rPr>
                <w:rFonts w:ascii="Calibri" w:eastAsia="Times New Roman" w:hAnsi="Calibri" w:cs="Times New Roman"/>
                <w:lang w:val="en-IN" w:eastAsia="en-IN"/>
              </w:rPr>
            </w:pPr>
            <w:r>
              <w:rPr>
                <w:rFonts w:ascii="Calibri" w:eastAsia="Times New Roman" w:hAnsi="Calibri" w:cs="Times New Roman"/>
                <w:lang w:val="en-IN" w:eastAsia="en-IN"/>
              </w:rPr>
              <w:t>CBO Checker</w:t>
            </w:r>
          </w:p>
        </w:tc>
      </w:tr>
      <w:tr w:rsidR="00716D90" w:rsidRPr="00B17DD6" w14:paraId="0045AA5D" w14:textId="77777777" w:rsidTr="00BA004B">
        <w:trPr>
          <w:trHeight w:val="300"/>
        </w:trPr>
        <w:tc>
          <w:tcPr>
            <w:tcW w:w="1140" w:type="dxa"/>
            <w:shd w:val="clear" w:color="auto" w:fill="auto"/>
            <w:noWrap/>
            <w:vAlign w:val="bottom"/>
          </w:tcPr>
          <w:p w14:paraId="08CB5A16" w14:textId="16D5C4C1" w:rsidR="00716D90" w:rsidRDefault="00716D90" w:rsidP="00716D90">
            <w:pPr>
              <w:rPr>
                <w:rFonts w:ascii="Calibri" w:eastAsia="Times New Roman" w:hAnsi="Calibri" w:cs="Times New Roman"/>
                <w:color w:val="000000"/>
                <w:lang w:val="en-IN" w:eastAsia="en-IN"/>
              </w:rPr>
            </w:pPr>
            <w:r>
              <w:rPr>
                <w:rFonts w:ascii="Calibri" w:eastAsia="Times New Roman" w:hAnsi="Calibri" w:cs="Times New Roman"/>
                <w:color w:val="000000"/>
                <w:lang w:val="en-IN" w:eastAsia="en-IN"/>
              </w:rPr>
              <w:t>FCU_S</w:t>
            </w:r>
          </w:p>
        </w:tc>
        <w:tc>
          <w:tcPr>
            <w:tcW w:w="3805" w:type="dxa"/>
            <w:shd w:val="clear" w:color="000000" w:fill="FFFFFF"/>
            <w:noWrap/>
            <w:vAlign w:val="center"/>
          </w:tcPr>
          <w:p w14:paraId="7C4BBAAE" w14:textId="65E44804" w:rsidR="00716D90" w:rsidRPr="00B17DD6" w:rsidRDefault="00716D90" w:rsidP="00716D90">
            <w:pPr>
              <w:rPr>
                <w:rFonts w:ascii="Calibri" w:eastAsia="Times New Roman" w:hAnsi="Calibri" w:cs="Times New Roman"/>
                <w:lang w:val="en-IN" w:eastAsia="en-IN"/>
              </w:rPr>
            </w:pPr>
            <w:r>
              <w:rPr>
                <w:rFonts w:ascii="Calibri" w:eastAsia="Times New Roman" w:hAnsi="Calibri" w:cs="Times New Roman"/>
                <w:lang w:val="en-IN" w:eastAsia="en-IN"/>
              </w:rPr>
              <w:t>FCU Sampler</w:t>
            </w:r>
          </w:p>
        </w:tc>
      </w:tr>
      <w:tr w:rsidR="00DE59DD" w:rsidRPr="00B17DD6" w14:paraId="7271514C" w14:textId="77777777" w:rsidTr="00BA004B">
        <w:trPr>
          <w:trHeight w:val="300"/>
          <w:ins w:id="60" w:author="Ambarish Agwan" w:date="2022-04-22T12:07:00Z"/>
        </w:trPr>
        <w:tc>
          <w:tcPr>
            <w:tcW w:w="1140" w:type="dxa"/>
            <w:shd w:val="clear" w:color="auto" w:fill="auto"/>
            <w:noWrap/>
            <w:vAlign w:val="bottom"/>
          </w:tcPr>
          <w:p w14:paraId="18CE48FB" w14:textId="3CEAE6E2" w:rsidR="00DE59DD" w:rsidRDefault="000B05B8" w:rsidP="00716D90">
            <w:pPr>
              <w:rPr>
                <w:ins w:id="61" w:author="Ambarish Agwan" w:date="2022-04-22T12:07:00Z"/>
                <w:rFonts w:ascii="Calibri" w:eastAsia="Times New Roman" w:hAnsi="Calibri" w:cs="Times New Roman"/>
                <w:color w:val="000000"/>
                <w:lang w:val="en-IN" w:eastAsia="en-IN"/>
              </w:rPr>
            </w:pPr>
            <w:commentRangeStart w:id="62"/>
            <w:ins w:id="63" w:author="Abhishek Kumar" w:date="2022-05-07T12:17:00Z">
              <w:r>
                <w:rPr>
                  <w:rFonts w:ascii="Calibri" w:eastAsia="Times New Roman" w:hAnsi="Calibri" w:cs="Times New Roman"/>
                  <w:color w:val="000000"/>
                  <w:lang w:val="en-IN" w:eastAsia="en-IN"/>
                </w:rPr>
                <w:t>A</w:t>
              </w:r>
            </w:ins>
            <w:ins w:id="64" w:author="Ambarish Agwan" w:date="2022-04-22T12:07:00Z">
              <w:del w:id="65" w:author="Abhishek Kumar" w:date="2022-05-07T12:17:00Z">
                <w:r w:rsidR="00DE59DD" w:rsidDel="000B05B8">
                  <w:rPr>
                    <w:rFonts w:ascii="Calibri" w:eastAsia="Times New Roman" w:hAnsi="Calibri" w:cs="Times New Roman"/>
                    <w:color w:val="000000"/>
                    <w:lang w:val="en-IN" w:eastAsia="en-IN"/>
                  </w:rPr>
                  <w:delText>R</w:delText>
                </w:r>
              </w:del>
              <w:r w:rsidR="00DE59DD">
                <w:rPr>
                  <w:rFonts w:ascii="Calibri" w:eastAsia="Times New Roman" w:hAnsi="Calibri" w:cs="Times New Roman"/>
                  <w:color w:val="000000"/>
                  <w:lang w:val="en-IN" w:eastAsia="en-IN"/>
                </w:rPr>
                <w:t>CM</w:t>
              </w:r>
            </w:ins>
          </w:p>
        </w:tc>
        <w:tc>
          <w:tcPr>
            <w:tcW w:w="3805" w:type="dxa"/>
            <w:shd w:val="clear" w:color="000000" w:fill="FFFFFF"/>
            <w:noWrap/>
            <w:vAlign w:val="center"/>
          </w:tcPr>
          <w:p w14:paraId="3CD27F7A" w14:textId="7CA4C9C5" w:rsidR="00DE59DD" w:rsidRDefault="00DE59DD" w:rsidP="00716D90">
            <w:pPr>
              <w:rPr>
                <w:ins w:id="66" w:author="Ambarish Agwan" w:date="2022-04-22T12:07:00Z"/>
                <w:rFonts w:ascii="Calibri" w:eastAsia="Times New Roman" w:hAnsi="Calibri" w:cs="Times New Roman"/>
                <w:lang w:val="en-IN" w:eastAsia="en-IN"/>
              </w:rPr>
            </w:pPr>
            <w:ins w:id="67" w:author="Ambarish Agwan" w:date="2022-04-22T12:07:00Z">
              <w:del w:id="68" w:author="Abhishek Kumar" w:date="2022-05-07T12:17:00Z">
                <w:r w:rsidDel="000B05B8">
                  <w:rPr>
                    <w:rFonts w:ascii="Calibri" w:eastAsia="Times New Roman" w:hAnsi="Calibri" w:cs="Times New Roman"/>
                    <w:lang w:val="en-IN" w:eastAsia="en-IN"/>
                  </w:rPr>
                  <w:delText>Regional</w:delText>
                </w:r>
              </w:del>
            </w:ins>
            <w:ins w:id="69" w:author="Abhishek Kumar" w:date="2022-05-07T12:17:00Z">
              <w:r w:rsidR="000B05B8">
                <w:rPr>
                  <w:rFonts w:ascii="Calibri" w:eastAsia="Times New Roman" w:hAnsi="Calibri" w:cs="Times New Roman"/>
                  <w:lang w:val="en-IN" w:eastAsia="en-IN"/>
                </w:rPr>
                <w:t>Area</w:t>
              </w:r>
            </w:ins>
            <w:ins w:id="70" w:author="Ambarish Agwan" w:date="2022-04-22T12:07:00Z">
              <w:r>
                <w:rPr>
                  <w:rFonts w:ascii="Calibri" w:eastAsia="Times New Roman" w:hAnsi="Calibri" w:cs="Times New Roman"/>
                  <w:lang w:val="en-IN" w:eastAsia="en-IN"/>
                </w:rPr>
                <w:t xml:space="preserve"> Credit Manager</w:t>
              </w:r>
            </w:ins>
            <w:commentRangeEnd w:id="62"/>
            <w:r w:rsidR="00C46AA5">
              <w:rPr>
                <w:rStyle w:val="CommentReference"/>
                <w:rFonts w:ascii="Times New Roman" w:eastAsia="Times New Roman" w:hAnsi="Times New Roman"/>
              </w:rPr>
              <w:commentReference w:id="62"/>
            </w:r>
          </w:p>
        </w:tc>
      </w:tr>
    </w:tbl>
    <w:p w14:paraId="526CDFB9" w14:textId="77777777" w:rsidR="00B17DD6" w:rsidRDefault="00B17DD6" w:rsidP="004A5A70">
      <w:pPr>
        <w:ind w:left="360"/>
        <w:jc w:val="both"/>
        <w:rPr>
          <w:rFonts w:cstheme="minorHAnsi"/>
        </w:rPr>
      </w:pPr>
    </w:p>
    <w:p w14:paraId="73724937" w14:textId="36436EBE" w:rsidR="00B86790" w:rsidRDefault="00B86790" w:rsidP="004A5A70">
      <w:pPr>
        <w:ind w:left="360"/>
        <w:jc w:val="both"/>
        <w:rPr>
          <w:rFonts w:cstheme="minorHAnsi"/>
        </w:rPr>
      </w:pPr>
    </w:p>
    <w:bookmarkEnd w:id="44"/>
    <w:p w14:paraId="20D279E7" w14:textId="0A042D39" w:rsidR="00562A57" w:rsidRDefault="00562A57">
      <w:pPr>
        <w:rPr>
          <w:rFonts w:cs="Arial"/>
          <w:b/>
          <w:bCs/>
          <w:caps/>
          <w:kern w:val="32"/>
          <w:u w:val="single"/>
        </w:rPr>
      </w:pPr>
    </w:p>
    <w:p w14:paraId="7A9F34A0" w14:textId="6113F9C4" w:rsidR="00D5631D" w:rsidRPr="00693749" w:rsidRDefault="00716D90" w:rsidP="00716D90">
      <w:pPr>
        <w:pStyle w:val="Heading2"/>
        <w:tabs>
          <w:tab w:val="left" w:pos="576"/>
          <w:tab w:val="left" w:pos="882"/>
        </w:tabs>
        <w:rPr>
          <w:rFonts w:asciiTheme="minorHAnsi" w:eastAsiaTheme="minorHAnsi" w:hAnsiTheme="minorHAnsi" w:cs="Arial"/>
          <w:b/>
          <w:bCs/>
          <w:caps/>
          <w:color w:val="auto"/>
          <w:kern w:val="32"/>
          <w:sz w:val="22"/>
          <w:szCs w:val="22"/>
        </w:rPr>
      </w:pPr>
      <w:bookmarkStart w:id="71" w:name="_Toc102569921"/>
      <w:r>
        <w:rPr>
          <w:rFonts w:asciiTheme="minorHAnsi" w:eastAsiaTheme="minorHAnsi" w:hAnsiTheme="minorHAnsi" w:cs="Arial"/>
          <w:b/>
          <w:bCs/>
          <w:caps/>
          <w:color w:val="auto"/>
          <w:kern w:val="32"/>
          <w:sz w:val="22"/>
          <w:szCs w:val="22"/>
        </w:rPr>
        <w:t>3.1</w:t>
      </w:r>
      <w:r>
        <w:rPr>
          <w:rFonts w:asciiTheme="minorHAnsi" w:eastAsiaTheme="minorHAnsi" w:hAnsiTheme="minorHAnsi" w:cs="Arial"/>
          <w:b/>
          <w:bCs/>
          <w:caps/>
          <w:color w:val="auto"/>
          <w:kern w:val="32"/>
          <w:sz w:val="22"/>
          <w:szCs w:val="22"/>
        </w:rPr>
        <w:tab/>
      </w:r>
      <w:r w:rsidR="00D5631D" w:rsidRPr="00693749">
        <w:rPr>
          <w:rFonts w:asciiTheme="minorHAnsi" w:eastAsiaTheme="minorHAnsi" w:hAnsiTheme="minorHAnsi" w:cs="Arial"/>
          <w:b/>
          <w:bCs/>
          <w:caps/>
          <w:color w:val="auto"/>
          <w:kern w:val="32"/>
          <w:sz w:val="22"/>
          <w:szCs w:val="22"/>
        </w:rPr>
        <w:t>Document</w:t>
      </w:r>
      <w:r w:rsidR="009E4A19" w:rsidRPr="00693749">
        <w:rPr>
          <w:rFonts w:asciiTheme="minorHAnsi" w:eastAsiaTheme="minorHAnsi" w:hAnsiTheme="minorHAnsi" w:cs="Arial"/>
          <w:b/>
          <w:bCs/>
          <w:caps/>
          <w:color w:val="auto"/>
          <w:kern w:val="32"/>
          <w:sz w:val="22"/>
          <w:szCs w:val="22"/>
        </w:rPr>
        <w:t>s</w:t>
      </w:r>
      <w:bookmarkEnd w:id="71"/>
      <w:r w:rsidR="00D5631D" w:rsidRPr="00693749">
        <w:rPr>
          <w:rFonts w:asciiTheme="minorHAnsi" w:eastAsiaTheme="minorHAnsi" w:hAnsiTheme="minorHAnsi" w:cs="Arial"/>
          <w:b/>
          <w:bCs/>
          <w:caps/>
          <w:color w:val="auto"/>
          <w:kern w:val="32"/>
          <w:sz w:val="22"/>
          <w:szCs w:val="22"/>
        </w:rPr>
        <w:t xml:space="preserve"> </w:t>
      </w:r>
    </w:p>
    <w:p w14:paraId="55EE3CF9" w14:textId="2FA5FDA5" w:rsidR="00D5631D" w:rsidRDefault="00D5631D" w:rsidP="00D5631D"/>
    <w:p w14:paraId="0E005D9D" w14:textId="65FFF517" w:rsidR="00D5631D" w:rsidRDefault="00716D90" w:rsidP="00D5631D">
      <w:pPr>
        <w:rPr>
          <w:rFonts w:ascii="Calibri" w:hAnsi="Calibri"/>
        </w:rPr>
      </w:pPr>
      <w:r>
        <w:t>This is the updated master received after FSD signoff</w:t>
      </w:r>
      <w:r w:rsidRPr="00BB3418">
        <w:t>.</w:t>
      </w:r>
    </w:p>
    <w:p w14:paraId="12071047" w14:textId="340825C5" w:rsidR="00D5631D" w:rsidRDefault="00D5631D" w:rsidP="00D5631D">
      <w:pPr>
        <w:rPr>
          <w:rFonts w:ascii="Calibri" w:hAnsi="Calibri"/>
        </w:rPr>
      </w:pPr>
    </w:p>
    <w:bookmarkStart w:id="72" w:name="_MON_1708874369"/>
    <w:bookmarkEnd w:id="72"/>
    <w:p w14:paraId="379DD653" w14:textId="0E715EAC" w:rsidR="00D5631D" w:rsidRPr="00407158" w:rsidRDefault="00905F5E" w:rsidP="00D5631D">
      <w:pPr>
        <w:rPr>
          <w:color w:val="FF0000"/>
        </w:rPr>
      </w:pPr>
      <w:r>
        <w:rPr>
          <w:color w:val="FF0000"/>
        </w:rPr>
        <w:object w:dxaOrig="1534" w:dyaOrig="991" w14:anchorId="446064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4pt" o:ole="">
            <v:imagedata r:id="rId16" o:title=""/>
          </v:shape>
          <o:OLEObject Type="Embed" ProgID="Excel.Sheet.12" ShapeID="_x0000_i1025" DrawAspect="Icon" ObjectID="_1713432215" r:id="rId17"/>
        </w:object>
      </w:r>
    </w:p>
    <w:p w14:paraId="7F221B63" w14:textId="77777777" w:rsidR="00D5631D" w:rsidRPr="00D5631D" w:rsidRDefault="00D5631D" w:rsidP="00D5631D"/>
    <w:p w14:paraId="0B2E7455" w14:textId="67263A80" w:rsidR="00FC13AE" w:rsidRDefault="00716D90" w:rsidP="00716D90">
      <w:pPr>
        <w:pStyle w:val="Heading2"/>
        <w:tabs>
          <w:tab w:val="left" w:pos="576"/>
          <w:tab w:val="left" w:pos="882"/>
        </w:tabs>
        <w:rPr>
          <w:rFonts w:asciiTheme="minorHAnsi" w:eastAsiaTheme="minorHAnsi" w:hAnsiTheme="minorHAnsi" w:cs="Arial"/>
          <w:b/>
          <w:bCs/>
          <w:caps/>
          <w:color w:val="auto"/>
          <w:kern w:val="32"/>
          <w:sz w:val="22"/>
          <w:szCs w:val="22"/>
        </w:rPr>
      </w:pPr>
      <w:bookmarkStart w:id="73" w:name="_Toc102569922"/>
      <w:r>
        <w:rPr>
          <w:rFonts w:asciiTheme="minorHAnsi" w:eastAsiaTheme="minorHAnsi" w:hAnsiTheme="minorHAnsi" w:cs="Arial"/>
          <w:b/>
          <w:bCs/>
          <w:caps/>
          <w:color w:val="auto"/>
          <w:kern w:val="32"/>
          <w:sz w:val="22"/>
          <w:szCs w:val="22"/>
        </w:rPr>
        <w:t>3.10</w:t>
      </w:r>
      <w:r>
        <w:rPr>
          <w:rFonts w:asciiTheme="minorHAnsi" w:eastAsiaTheme="minorHAnsi" w:hAnsiTheme="minorHAnsi" w:cs="Arial"/>
          <w:b/>
          <w:bCs/>
          <w:caps/>
          <w:color w:val="auto"/>
          <w:kern w:val="32"/>
          <w:sz w:val="22"/>
          <w:szCs w:val="22"/>
        </w:rPr>
        <w:tab/>
      </w:r>
      <w:r w:rsidR="00D5631D" w:rsidRPr="00AA4BB6">
        <w:rPr>
          <w:rFonts w:asciiTheme="minorHAnsi" w:eastAsiaTheme="minorHAnsi" w:hAnsiTheme="minorHAnsi" w:cs="Arial"/>
          <w:b/>
          <w:bCs/>
          <w:caps/>
          <w:color w:val="auto"/>
          <w:kern w:val="32"/>
          <w:sz w:val="22"/>
          <w:szCs w:val="22"/>
        </w:rPr>
        <w:t>Collateral Type</w:t>
      </w:r>
      <w:bookmarkEnd w:id="73"/>
      <w:r w:rsidR="00D5631D" w:rsidRPr="00AA4BB6">
        <w:rPr>
          <w:rFonts w:asciiTheme="minorHAnsi" w:eastAsiaTheme="minorHAnsi" w:hAnsiTheme="minorHAnsi" w:cs="Arial"/>
          <w:b/>
          <w:bCs/>
          <w:caps/>
          <w:color w:val="auto"/>
          <w:kern w:val="32"/>
          <w:sz w:val="22"/>
          <w:szCs w:val="22"/>
        </w:rPr>
        <w:t xml:space="preserve"> </w:t>
      </w:r>
    </w:p>
    <w:p w14:paraId="409F2C52" w14:textId="77777777" w:rsidR="00716D90" w:rsidRPr="00716D90" w:rsidRDefault="00716D90" w:rsidP="00716D90"/>
    <w:p w14:paraId="18388F0A" w14:textId="471CE7F7" w:rsidR="00FC13AE" w:rsidRDefault="00716D90" w:rsidP="0077048B">
      <w:r>
        <w:t>This is the updated master received after FSD signoff</w:t>
      </w:r>
      <w:r w:rsidRPr="00BB3418">
        <w:t>.</w:t>
      </w:r>
      <w:r w:rsidR="00FC13AE" w:rsidRPr="00693749">
        <w:t xml:space="preserve"> </w:t>
      </w:r>
    </w:p>
    <w:p w14:paraId="4E74FA5C" w14:textId="77777777" w:rsidR="004706D8" w:rsidRDefault="004706D8" w:rsidP="00FC13AE"/>
    <w:bookmarkStart w:id="74" w:name="_MON_1708786582"/>
    <w:bookmarkEnd w:id="74"/>
    <w:p w14:paraId="5AF54322" w14:textId="6D6AF058" w:rsidR="00FC13AE" w:rsidRPr="00FC13AE" w:rsidRDefault="00716D90" w:rsidP="00FC13AE">
      <w:r>
        <w:object w:dxaOrig="1534" w:dyaOrig="991" w14:anchorId="5D11E98E">
          <v:shape id="_x0000_i1026" type="#_x0000_t75" style="width:76.2pt;height:49.4pt" o:ole="">
            <v:imagedata r:id="rId18" o:title=""/>
          </v:shape>
          <o:OLEObject Type="Embed" ProgID="Excel.Sheet.12" ShapeID="_x0000_i1026" DrawAspect="Icon" ObjectID="_1713432216" r:id="rId19"/>
        </w:object>
      </w:r>
    </w:p>
    <w:p w14:paraId="18D2E444" w14:textId="6D8BCA3C" w:rsidR="00BB3418" w:rsidRDefault="00BB3418" w:rsidP="009844F3"/>
    <w:p w14:paraId="28BF7533" w14:textId="77777777" w:rsidR="007E1F60" w:rsidRDefault="007E1F60">
      <w:pPr>
        <w:rPr>
          <w:rFonts w:cs="Arial"/>
          <w:b/>
          <w:bCs/>
          <w:caps/>
          <w:kern w:val="32"/>
        </w:rPr>
      </w:pPr>
      <w:bookmarkStart w:id="75" w:name="_Toc396992970"/>
      <w:r>
        <w:rPr>
          <w:rFonts w:cs="Arial"/>
          <w:b/>
          <w:bCs/>
          <w:caps/>
          <w:kern w:val="32"/>
        </w:rPr>
        <w:br w:type="page"/>
      </w:r>
    </w:p>
    <w:p w14:paraId="5EF15812" w14:textId="35C38483" w:rsidR="00BB3418" w:rsidRDefault="00716D90" w:rsidP="00716D90">
      <w:pPr>
        <w:pStyle w:val="Heading2"/>
        <w:tabs>
          <w:tab w:val="left" w:pos="576"/>
          <w:tab w:val="left" w:pos="882"/>
        </w:tabs>
        <w:rPr>
          <w:rFonts w:asciiTheme="minorHAnsi" w:eastAsiaTheme="minorHAnsi" w:hAnsiTheme="minorHAnsi" w:cs="Arial"/>
          <w:b/>
          <w:bCs/>
          <w:caps/>
          <w:color w:val="auto"/>
          <w:kern w:val="32"/>
          <w:sz w:val="22"/>
          <w:szCs w:val="22"/>
        </w:rPr>
      </w:pPr>
      <w:bookmarkStart w:id="76" w:name="_Toc102569923"/>
      <w:r>
        <w:rPr>
          <w:rFonts w:asciiTheme="minorHAnsi" w:eastAsiaTheme="minorHAnsi" w:hAnsiTheme="minorHAnsi" w:cs="Arial"/>
          <w:b/>
          <w:bCs/>
          <w:caps/>
          <w:color w:val="auto"/>
          <w:kern w:val="32"/>
          <w:sz w:val="22"/>
          <w:szCs w:val="22"/>
        </w:rPr>
        <w:lastRenderedPageBreak/>
        <w:t>3.14</w:t>
      </w:r>
      <w:r>
        <w:rPr>
          <w:rFonts w:asciiTheme="minorHAnsi" w:eastAsiaTheme="minorHAnsi" w:hAnsiTheme="minorHAnsi" w:cs="Arial"/>
          <w:b/>
          <w:bCs/>
          <w:caps/>
          <w:color w:val="auto"/>
          <w:kern w:val="32"/>
          <w:sz w:val="22"/>
          <w:szCs w:val="22"/>
        </w:rPr>
        <w:tab/>
      </w:r>
      <w:r w:rsidR="00BB3418" w:rsidRPr="00BB3418">
        <w:rPr>
          <w:rFonts w:asciiTheme="minorHAnsi" w:eastAsiaTheme="minorHAnsi" w:hAnsiTheme="minorHAnsi" w:cs="Arial"/>
          <w:b/>
          <w:bCs/>
          <w:caps/>
          <w:color w:val="auto"/>
          <w:kern w:val="32"/>
          <w:sz w:val="22"/>
          <w:szCs w:val="22"/>
        </w:rPr>
        <w:t>Scale of Finance Master</w:t>
      </w:r>
      <w:bookmarkEnd w:id="75"/>
      <w:bookmarkEnd w:id="76"/>
    </w:p>
    <w:p w14:paraId="4F7AC1A0" w14:textId="77777777" w:rsidR="00BB3418" w:rsidRPr="00BB3418" w:rsidRDefault="00BB3418" w:rsidP="00BB3418"/>
    <w:p w14:paraId="6BCC8C3E" w14:textId="6C71DC88" w:rsidR="00BB3418" w:rsidRPr="00BB3418" w:rsidRDefault="00716D90" w:rsidP="00BB3418">
      <w:pPr>
        <w:jc w:val="both"/>
      </w:pPr>
      <w:r>
        <w:t>This is the updated master received after FSD signoff</w:t>
      </w:r>
      <w:r w:rsidR="00BB3418" w:rsidRPr="00BB3418">
        <w:t>.</w:t>
      </w:r>
    </w:p>
    <w:p w14:paraId="212D2155" w14:textId="77777777" w:rsidR="00BB3418" w:rsidRPr="00BB3418" w:rsidRDefault="00BB3418" w:rsidP="00BB3418">
      <w:pPr>
        <w:jc w:val="both"/>
      </w:pPr>
    </w:p>
    <w:bookmarkStart w:id="77" w:name="_Toc72191898"/>
    <w:p w14:paraId="30EFEF29" w14:textId="5E7FBCEE" w:rsidR="000C7663" w:rsidRDefault="00716D90">
      <w:pPr>
        <w:rPr>
          <w:rFonts w:cs="Arial"/>
          <w:b/>
          <w:bCs/>
          <w:caps/>
          <w:kern w:val="32"/>
        </w:rPr>
      </w:pPr>
      <w:r>
        <w:rPr>
          <w:rFonts w:cs="Arial"/>
          <w:b/>
          <w:bCs/>
          <w:caps/>
          <w:kern w:val="32"/>
        </w:rPr>
        <w:object w:dxaOrig="1534" w:dyaOrig="991" w14:anchorId="657FD52B">
          <v:shape id="_x0000_i1027" type="#_x0000_t75" style="width:76.2pt;height:49.4pt" o:ole="">
            <v:imagedata r:id="rId20" o:title=""/>
          </v:shape>
          <o:OLEObject Type="Embed" ProgID="Excel.Sheet.12" ShapeID="_x0000_i1027" DrawAspect="Icon" ObjectID="_1713432217" r:id="rId21"/>
        </w:object>
      </w:r>
      <w:r w:rsidR="000C7663">
        <w:rPr>
          <w:rFonts w:cs="Arial"/>
          <w:b/>
          <w:bCs/>
          <w:caps/>
          <w:kern w:val="32"/>
        </w:rPr>
        <w:br w:type="page"/>
      </w:r>
    </w:p>
    <w:p w14:paraId="72E2B8E1" w14:textId="02E9781E" w:rsidR="009844F3" w:rsidRPr="00DD694C" w:rsidRDefault="00DD694C" w:rsidP="00DD694C">
      <w:pPr>
        <w:pStyle w:val="Heading2"/>
        <w:tabs>
          <w:tab w:val="left" w:pos="576"/>
          <w:tab w:val="left" w:pos="882"/>
        </w:tabs>
        <w:rPr>
          <w:rFonts w:asciiTheme="minorHAnsi" w:eastAsiaTheme="minorHAnsi" w:hAnsiTheme="minorHAnsi" w:cs="Arial"/>
          <w:b/>
          <w:bCs/>
          <w:caps/>
          <w:color w:val="auto"/>
          <w:kern w:val="32"/>
          <w:sz w:val="22"/>
          <w:szCs w:val="22"/>
        </w:rPr>
      </w:pPr>
      <w:bookmarkStart w:id="78" w:name="_Toc102569924"/>
      <w:bookmarkEnd w:id="77"/>
      <w:r w:rsidRPr="00DD694C">
        <w:rPr>
          <w:rFonts w:asciiTheme="minorHAnsi" w:eastAsiaTheme="minorHAnsi" w:hAnsiTheme="minorHAnsi" w:cs="Arial"/>
          <w:b/>
          <w:bCs/>
          <w:caps/>
          <w:color w:val="auto"/>
          <w:kern w:val="32"/>
          <w:sz w:val="22"/>
          <w:szCs w:val="22"/>
        </w:rPr>
        <w:lastRenderedPageBreak/>
        <w:t>4.1.1</w:t>
      </w:r>
      <w:r w:rsidRPr="00DD694C">
        <w:rPr>
          <w:rFonts w:asciiTheme="minorHAnsi" w:eastAsiaTheme="minorHAnsi" w:hAnsiTheme="minorHAnsi" w:cs="Arial"/>
          <w:b/>
          <w:bCs/>
          <w:caps/>
          <w:color w:val="auto"/>
          <w:kern w:val="32"/>
          <w:sz w:val="22"/>
          <w:szCs w:val="22"/>
        </w:rPr>
        <w:tab/>
      </w:r>
      <w:r w:rsidR="009844F3" w:rsidRPr="00DD694C">
        <w:rPr>
          <w:rFonts w:asciiTheme="minorHAnsi" w:eastAsiaTheme="minorHAnsi" w:hAnsiTheme="minorHAnsi" w:cs="Arial"/>
          <w:b/>
          <w:bCs/>
          <w:caps/>
          <w:color w:val="auto"/>
          <w:kern w:val="32"/>
          <w:sz w:val="22"/>
          <w:szCs w:val="22"/>
        </w:rPr>
        <w:t>QDE (Quick Data Entry)</w:t>
      </w:r>
      <w:bookmarkEnd w:id="78"/>
      <w:r w:rsidR="009844F3" w:rsidRPr="00DD694C">
        <w:rPr>
          <w:rFonts w:asciiTheme="minorHAnsi" w:eastAsiaTheme="minorHAnsi" w:hAnsiTheme="minorHAnsi" w:cs="Arial"/>
          <w:b/>
          <w:bCs/>
          <w:caps/>
          <w:color w:val="auto"/>
          <w:kern w:val="32"/>
          <w:sz w:val="22"/>
          <w:szCs w:val="22"/>
        </w:rPr>
        <w:t xml:space="preserve">  </w:t>
      </w:r>
    </w:p>
    <w:p w14:paraId="70983EC0" w14:textId="77777777" w:rsidR="00236D81" w:rsidRPr="00236D81" w:rsidRDefault="00236D81" w:rsidP="00236D81"/>
    <w:tbl>
      <w:tblPr>
        <w:tblW w:w="9498" w:type="dxa"/>
        <w:tblInd w:w="-147" w:type="dxa"/>
        <w:tblLayout w:type="fixed"/>
        <w:tblLook w:val="0000" w:firstRow="0" w:lastRow="0" w:firstColumn="0" w:lastColumn="0" w:noHBand="0" w:noVBand="0"/>
      </w:tblPr>
      <w:tblGrid>
        <w:gridCol w:w="1843"/>
        <w:gridCol w:w="7655"/>
      </w:tblGrid>
      <w:tr w:rsidR="0074298E" w:rsidRPr="004D281F" w14:paraId="58278CE9" w14:textId="77777777" w:rsidTr="00C71D2B">
        <w:tc>
          <w:tcPr>
            <w:tcW w:w="1843" w:type="dxa"/>
            <w:tcBorders>
              <w:top w:val="single" w:sz="4" w:space="0" w:color="auto"/>
              <w:left w:val="single" w:sz="4" w:space="0" w:color="auto"/>
              <w:bottom w:val="single" w:sz="4" w:space="0" w:color="auto"/>
              <w:right w:val="single" w:sz="4" w:space="0" w:color="auto"/>
            </w:tcBorders>
          </w:tcPr>
          <w:p w14:paraId="62B51DE2" w14:textId="77777777" w:rsidR="0074298E" w:rsidRPr="004D281F" w:rsidRDefault="0074298E" w:rsidP="00C71D2B">
            <w:pPr>
              <w:rPr>
                <w:b/>
              </w:rPr>
            </w:pPr>
            <w:r w:rsidRPr="004D281F">
              <w:rPr>
                <w:b/>
              </w:rPr>
              <w:t>Post Conditions</w:t>
            </w:r>
          </w:p>
        </w:tc>
        <w:tc>
          <w:tcPr>
            <w:tcW w:w="7655" w:type="dxa"/>
            <w:tcBorders>
              <w:top w:val="single" w:sz="4" w:space="0" w:color="auto"/>
              <w:left w:val="single" w:sz="4" w:space="0" w:color="auto"/>
              <w:bottom w:val="single" w:sz="4" w:space="0" w:color="auto"/>
              <w:right w:val="single" w:sz="4" w:space="0" w:color="auto"/>
            </w:tcBorders>
          </w:tcPr>
          <w:p w14:paraId="594845A9" w14:textId="77777777" w:rsidR="0074298E" w:rsidRPr="004D281F" w:rsidRDefault="0074298E" w:rsidP="00C71D2B">
            <w:pPr>
              <w:jc w:val="both"/>
            </w:pPr>
            <w:r w:rsidRPr="004D281F">
              <w:t>Application Number Generation:</w:t>
            </w:r>
          </w:p>
          <w:p w14:paraId="44A54713" w14:textId="5A217AFD" w:rsidR="0074298E" w:rsidRPr="004D281F" w:rsidRDefault="0074298E" w:rsidP="00C71D2B">
            <w:pPr>
              <w:pStyle w:val="ListParagraph2"/>
              <w:numPr>
                <w:ilvl w:val="0"/>
                <w:numId w:val="13"/>
              </w:numPr>
              <w:spacing w:after="0" w:line="240" w:lineRule="auto"/>
              <w:jc w:val="both"/>
              <w:rPr>
                <w:rFonts w:asciiTheme="minorHAnsi" w:eastAsia="Times New Roman" w:hAnsiTheme="minorHAnsi"/>
              </w:rPr>
            </w:pPr>
            <w:r w:rsidRPr="004D281F">
              <w:rPr>
                <w:rFonts w:asciiTheme="minorHAnsi" w:eastAsia="Times New Roman" w:hAnsiTheme="minorHAnsi"/>
              </w:rPr>
              <w:t xml:space="preserve">Application number will be generated. Application number will be a </w:t>
            </w:r>
            <w:del w:id="79" w:author="Ambarish Agwan" w:date="2022-03-15T12:18:00Z">
              <w:r w:rsidRPr="004D281F" w:rsidDel="00DD694C">
                <w:rPr>
                  <w:rFonts w:asciiTheme="minorHAnsi" w:eastAsia="Times New Roman" w:hAnsiTheme="minorHAnsi"/>
                </w:rPr>
                <w:delText xml:space="preserve">12-digit </w:delText>
              </w:r>
            </w:del>
            <w:r w:rsidRPr="004D281F">
              <w:rPr>
                <w:rFonts w:asciiTheme="minorHAnsi" w:eastAsia="Times New Roman" w:hAnsiTheme="minorHAnsi"/>
              </w:rPr>
              <w:t>alphanumeric code generated by the system. Format of application number will be as follows:</w:t>
            </w:r>
          </w:p>
          <w:p w14:paraId="13A48636" w14:textId="464C0BD4" w:rsidR="0074298E" w:rsidRPr="00502D96" w:rsidRDefault="0074298E" w:rsidP="00C71D2B">
            <w:pPr>
              <w:ind w:left="720"/>
            </w:pPr>
            <w:r w:rsidRPr="00502D96">
              <w:t>4-digit branch code + 1 Character (A for Agri) + 2 characters of Year (YY)+ 6 digit running series.</w:t>
            </w:r>
          </w:p>
          <w:p w14:paraId="2BF57983" w14:textId="1B2DEB2B" w:rsidR="0074298E" w:rsidRPr="004D281F" w:rsidRDefault="0074298E" w:rsidP="00C71D2B">
            <w:pPr>
              <w:ind w:left="720"/>
            </w:pPr>
            <w:r w:rsidRPr="004D281F">
              <w:t>E.g.: 00</w:t>
            </w:r>
            <w:r>
              <w:t>0</w:t>
            </w:r>
            <w:r w:rsidRPr="004D281F">
              <w:t>3</w:t>
            </w:r>
            <w:r>
              <w:t>A</w:t>
            </w:r>
            <w:r w:rsidRPr="004D281F">
              <w:t>20123456</w:t>
            </w:r>
          </w:p>
          <w:p w14:paraId="3762AF79" w14:textId="77777777" w:rsidR="00927DAE" w:rsidRDefault="00927DAE" w:rsidP="00C71D2B">
            <w:pPr>
              <w:ind w:left="720"/>
            </w:pPr>
          </w:p>
          <w:p w14:paraId="03436E56" w14:textId="25793E95" w:rsidR="0074298E" w:rsidRPr="004D281F" w:rsidRDefault="0074298E" w:rsidP="00C71D2B">
            <w:pPr>
              <w:ind w:left="720"/>
            </w:pPr>
            <w:r w:rsidRPr="004D281F">
              <w:t xml:space="preserve">Note: </w:t>
            </w:r>
          </w:p>
          <w:p w14:paraId="4CEC8141" w14:textId="77777777" w:rsidR="0074298E" w:rsidRPr="004D281F" w:rsidRDefault="0074298E" w:rsidP="00C71D2B">
            <w:pPr>
              <w:spacing w:line="259" w:lineRule="auto"/>
              <w:ind w:left="720"/>
              <w:jc w:val="both"/>
            </w:pPr>
            <w:r w:rsidRPr="004D281F">
              <w:t xml:space="preserve">1. The Year will get reset to new year and Running series will get reset to '000001' on 31st December of every year. </w:t>
            </w:r>
          </w:p>
          <w:p w14:paraId="2827744E" w14:textId="77777777" w:rsidR="0074298E" w:rsidRPr="004D281F" w:rsidRDefault="0074298E" w:rsidP="00C71D2B">
            <w:pPr>
              <w:spacing w:line="259" w:lineRule="auto"/>
              <w:ind w:left="720"/>
              <w:jc w:val="both"/>
              <w:rPr>
                <w:rFonts w:eastAsia="Calibri" w:cs="Calibri"/>
                <w:color w:val="000000"/>
                <w:lang w:eastAsia="ar-SA"/>
              </w:rPr>
            </w:pPr>
            <w:r w:rsidRPr="004D281F">
              <w:t xml:space="preserve">2.  For Review / Renew applications new </w:t>
            </w:r>
            <w:r w:rsidRPr="004D281F">
              <w:rPr>
                <w:rFonts w:eastAsia="Calibri" w:cs="Calibri"/>
                <w:color w:val="000000"/>
                <w:lang w:eastAsia="ar-SA"/>
              </w:rPr>
              <w:t>application number will get generated with suffix.</w:t>
            </w:r>
          </w:p>
          <w:p w14:paraId="0CA5AF14" w14:textId="104A850A" w:rsidR="0074298E" w:rsidRPr="004D281F" w:rsidRDefault="0074298E" w:rsidP="00C71D2B">
            <w:pPr>
              <w:ind w:left="720"/>
            </w:pPr>
            <w:r w:rsidRPr="004D281F">
              <w:t>E.g.: 00</w:t>
            </w:r>
            <w:r>
              <w:t>0</w:t>
            </w:r>
            <w:r w:rsidRPr="004D281F">
              <w:t>3</w:t>
            </w:r>
            <w:r>
              <w:t>A</w:t>
            </w:r>
            <w:r w:rsidRPr="004D281F">
              <w:t>20157326-1</w:t>
            </w:r>
          </w:p>
          <w:p w14:paraId="4B3A4478" w14:textId="77777777" w:rsidR="0074298E" w:rsidRPr="004D281F" w:rsidRDefault="0074298E" w:rsidP="00C71D2B">
            <w:pPr>
              <w:pStyle w:val="ListParagraph2"/>
              <w:numPr>
                <w:ilvl w:val="0"/>
                <w:numId w:val="13"/>
              </w:numPr>
              <w:spacing w:after="0" w:line="240" w:lineRule="auto"/>
              <w:jc w:val="both"/>
              <w:rPr>
                <w:rFonts w:asciiTheme="minorHAnsi" w:eastAsia="Times New Roman" w:hAnsiTheme="minorHAnsi"/>
              </w:rPr>
            </w:pPr>
            <w:r w:rsidRPr="004D281F">
              <w:rPr>
                <w:rFonts w:asciiTheme="minorHAnsi" w:eastAsia="Times New Roman" w:hAnsiTheme="minorHAnsi"/>
              </w:rPr>
              <w:t>Post QDE, workflow will be attached to the application.</w:t>
            </w:r>
          </w:p>
          <w:p w14:paraId="15617DE6" w14:textId="5E11EF5B" w:rsidR="0074298E" w:rsidRPr="004D281F" w:rsidRDefault="0074298E" w:rsidP="00C71D2B">
            <w:pPr>
              <w:pStyle w:val="ListParagraph2"/>
              <w:numPr>
                <w:ilvl w:val="0"/>
                <w:numId w:val="13"/>
              </w:numPr>
              <w:spacing w:after="0" w:line="240" w:lineRule="auto"/>
              <w:jc w:val="both"/>
              <w:rPr>
                <w:rFonts w:asciiTheme="minorHAnsi" w:eastAsia="Times New Roman" w:hAnsiTheme="minorHAnsi"/>
              </w:rPr>
            </w:pPr>
            <w:r>
              <w:rPr>
                <w:rFonts w:asciiTheme="minorHAnsi" w:eastAsia="Times New Roman" w:hAnsiTheme="minorHAnsi"/>
              </w:rPr>
              <w:t>Initiate Credit Bureau check will get generated for further processing.</w:t>
            </w:r>
          </w:p>
        </w:tc>
      </w:tr>
      <w:tr w:rsidR="0074298E" w:rsidRPr="004D281F" w14:paraId="2A35EC5D" w14:textId="77777777" w:rsidTr="00C71D2B">
        <w:tc>
          <w:tcPr>
            <w:tcW w:w="1843" w:type="dxa"/>
            <w:tcBorders>
              <w:top w:val="single" w:sz="4" w:space="0" w:color="auto"/>
              <w:left w:val="single" w:sz="4" w:space="0" w:color="auto"/>
              <w:bottom w:val="single" w:sz="4" w:space="0" w:color="auto"/>
              <w:right w:val="single" w:sz="4" w:space="0" w:color="auto"/>
            </w:tcBorders>
          </w:tcPr>
          <w:p w14:paraId="545DD357" w14:textId="77777777" w:rsidR="0074298E" w:rsidRPr="004D281F" w:rsidRDefault="0074298E" w:rsidP="00C71D2B">
            <w:pPr>
              <w:rPr>
                <w:b/>
              </w:rPr>
            </w:pPr>
            <w:r w:rsidRPr="004D281F">
              <w:rPr>
                <w:b/>
              </w:rPr>
              <w:t>UI Details</w:t>
            </w:r>
          </w:p>
        </w:tc>
        <w:tc>
          <w:tcPr>
            <w:tcW w:w="7655" w:type="dxa"/>
            <w:tcBorders>
              <w:top w:val="single" w:sz="4" w:space="0" w:color="auto"/>
              <w:left w:val="single" w:sz="4" w:space="0" w:color="auto"/>
              <w:bottom w:val="single" w:sz="4" w:space="0" w:color="auto"/>
              <w:right w:val="single" w:sz="4" w:space="0" w:color="auto"/>
            </w:tcBorders>
          </w:tcPr>
          <w:p w14:paraId="39951580" w14:textId="4F9A3C0E" w:rsidR="0074298E" w:rsidRDefault="00206E3A" w:rsidP="00C71D2B">
            <w:pPr>
              <w:jc w:val="both"/>
              <w:rPr>
                <w:rFonts w:eastAsia="Calibri"/>
                <w:color w:val="000000"/>
              </w:rPr>
            </w:pPr>
            <w:r>
              <w:rPr>
                <w:rFonts w:eastAsia="Calibri"/>
                <w:color w:val="000000"/>
              </w:rPr>
              <w:t>QDE 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54D0B2C2" w14:textId="77777777" w:rsidR="00206E3A" w:rsidRPr="00206E3A" w:rsidRDefault="00206E3A" w:rsidP="00C71D2B">
            <w:pPr>
              <w:jc w:val="both"/>
              <w:rPr>
                <w:rFonts w:eastAsia="Calibri"/>
                <w:color w:val="000000"/>
              </w:rPr>
            </w:pPr>
          </w:p>
          <w:bookmarkStart w:id="80" w:name="_MON_1696336190"/>
          <w:bookmarkEnd w:id="80"/>
          <w:p w14:paraId="45023ECF" w14:textId="22064401" w:rsidR="0074298E" w:rsidRDefault="00D441C0" w:rsidP="00C71D2B">
            <w:pPr>
              <w:jc w:val="both"/>
            </w:pPr>
            <w:r>
              <w:object w:dxaOrig="1534" w:dyaOrig="991" w14:anchorId="5534C111">
                <v:shape id="_x0000_i1028" type="#_x0000_t75" style="width:76.2pt;height:49.4pt" o:ole="">
                  <v:imagedata r:id="rId22" o:title=""/>
                </v:shape>
                <o:OLEObject Type="Embed" ProgID="Excel.Sheet.12" ShapeID="_x0000_i1028" DrawAspect="Icon" ObjectID="_1713432218" r:id="rId23"/>
              </w:object>
            </w:r>
          </w:p>
          <w:p w14:paraId="2766B4E1" w14:textId="06FA224B" w:rsidR="00941DE4" w:rsidRPr="004D281F" w:rsidRDefault="00941DE4" w:rsidP="00C71D2B">
            <w:pPr>
              <w:jc w:val="both"/>
            </w:pPr>
          </w:p>
        </w:tc>
      </w:tr>
    </w:tbl>
    <w:p w14:paraId="543E3CEF" w14:textId="585737C3" w:rsidR="00CF79AC" w:rsidRDefault="00CF79AC">
      <w:pPr>
        <w:rPr>
          <w:rFonts w:eastAsiaTheme="majorEastAsia" w:cstheme="minorHAnsi"/>
          <w:b/>
          <w:bCs/>
          <w:highlight w:val="yellow"/>
        </w:rPr>
      </w:pPr>
    </w:p>
    <w:p w14:paraId="4C45A416" w14:textId="0C3BEF0E" w:rsidR="00EC19A9" w:rsidRPr="006C6620" w:rsidRDefault="00905F5E" w:rsidP="00905F5E">
      <w:pPr>
        <w:pStyle w:val="Heading2"/>
        <w:tabs>
          <w:tab w:val="left" w:pos="576"/>
          <w:tab w:val="left" w:pos="882"/>
        </w:tabs>
        <w:rPr>
          <w:rFonts w:asciiTheme="minorHAnsi" w:hAnsiTheme="minorHAnsi" w:cstheme="minorHAnsi"/>
          <w:b/>
          <w:bCs/>
          <w:color w:val="auto"/>
          <w:sz w:val="22"/>
          <w:szCs w:val="22"/>
        </w:rPr>
      </w:pPr>
      <w:bookmarkStart w:id="81" w:name="_Toc102569925"/>
      <w:r>
        <w:rPr>
          <w:rFonts w:asciiTheme="minorHAnsi" w:eastAsiaTheme="minorHAnsi" w:hAnsiTheme="minorHAnsi" w:cs="Arial"/>
          <w:b/>
          <w:bCs/>
          <w:caps/>
          <w:color w:val="auto"/>
          <w:kern w:val="32"/>
          <w:sz w:val="22"/>
          <w:szCs w:val="22"/>
        </w:rPr>
        <w:t>4.1.3</w:t>
      </w:r>
      <w:r w:rsidR="00234D30">
        <w:rPr>
          <w:rFonts w:asciiTheme="minorHAnsi" w:eastAsiaTheme="minorHAnsi" w:hAnsiTheme="minorHAnsi" w:cs="Arial"/>
          <w:b/>
          <w:bCs/>
          <w:caps/>
          <w:color w:val="auto"/>
          <w:kern w:val="32"/>
          <w:sz w:val="22"/>
          <w:szCs w:val="22"/>
        </w:rPr>
        <w:tab/>
      </w:r>
      <w:r w:rsidR="00EC19A9" w:rsidRPr="00905F5E">
        <w:rPr>
          <w:rFonts w:asciiTheme="minorHAnsi" w:eastAsiaTheme="minorHAnsi" w:hAnsiTheme="minorHAnsi" w:cs="Arial"/>
          <w:b/>
          <w:bCs/>
          <w:caps/>
          <w:color w:val="auto"/>
          <w:kern w:val="32"/>
          <w:sz w:val="22"/>
          <w:szCs w:val="22"/>
        </w:rPr>
        <w:t>DDE (</w:t>
      </w:r>
      <w:r w:rsidR="00EC19A9" w:rsidRPr="006C6620">
        <w:rPr>
          <w:rFonts w:asciiTheme="minorHAnsi" w:eastAsiaTheme="minorHAnsi" w:hAnsiTheme="minorHAnsi" w:cs="Arial"/>
          <w:b/>
          <w:bCs/>
          <w:caps/>
          <w:color w:val="auto"/>
          <w:kern w:val="32"/>
          <w:sz w:val="22"/>
          <w:szCs w:val="22"/>
        </w:rPr>
        <w:t>D</w:t>
      </w:r>
      <w:r w:rsidR="00EC19A9">
        <w:rPr>
          <w:rFonts w:asciiTheme="minorHAnsi" w:eastAsiaTheme="minorHAnsi" w:hAnsiTheme="minorHAnsi" w:cs="Arial"/>
          <w:b/>
          <w:bCs/>
          <w:caps/>
          <w:color w:val="auto"/>
          <w:kern w:val="32"/>
          <w:sz w:val="22"/>
          <w:szCs w:val="22"/>
        </w:rPr>
        <w:t>etailed Data Entry</w:t>
      </w:r>
      <w:r w:rsidR="00EC19A9" w:rsidRPr="00905F5E">
        <w:rPr>
          <w:rFonts w:asciiTheme="minorHAnsi" w:eastAsiaTheme="minorHAnsi" w:hAnsiTheme="minorHAnsi" w:cs="Arial"/>
          <w:b/>
          <w:bCs/>
          <w:caps/>
          <w:color w:val="auto"/>
          <w:kern w:val="32"/>
          <w:sz w:val="22"/>
          <w:szCs w:val="22"/>
        </w:rPr>
        <w:t>)</w:t>
      </w:r>
      <w:bookmarkEnd w:id="81"/>
    </w:p>
    <w:p w14:paraId="26B4AB86" w14:textId="5DAE8637" w:rsidR="00EC19A9" w:rsidRDefault="00EC19A9" w:rsidP="00EC19A9"/>
    <w:tbl>
      <w:tblPr>
        <w:tblW w:w="9498" w:type="dxa"/>
        <w:tblInd w:w="-147" w:type="dxa"/>
        <w:tblLayout w:type="fixed"/>
        <w:tblLook w:val="0000" w:firstRow="0" w:lastRow="0" w:firstColumn="0" w:lastColumn="0" w:noHBand="0" w:noVBand="0"/>
      </w:tblPr>
      <w:tblGrid>
        <w:gridCol w:w="1843"/>
        <w:gridCol w:w="7655"/>
      </w:tblGrid>
      <w:tr w:rsidR="009476DC" w:rsidRPr="00500AD0" w14:paraId="76BBCA6E" w14:textId="77777777" w:rsidTr="009476DC">
        <w:tc>
          <w:tcPr>
            <w:tcW w:w="1843" w:type="dxa"/>
            <w:tcBorders>
              <w:top w:val="single" w:sz="4" w:space="0" w:color="auto"/>
              <w:left w:val="single" w:sz="4" w:space="0" w:color="auto"/>
              <w:bottom w:val="single" w:sz="4" w:space="0" w:color="auto"/>
              <w:right w:val="single" w:sz="4" w:space="0" w:color="auto"/>
            </w:tcBorders>
          </w:tcPr>
          <w:p w14:paraId="74873756" w14:textId="77777777" w:rsidR="009476DC" w:rsidRPr="004D281F" w:rsidRDefault="009476DC" w:rsidP="000B05B8">
            <w:pPr>
              <w:rPr>
                <w:b/>
              </w:rPr>
            </w:pPr>
            <w:r w:rsidRPr="004D281F">
              <w:rPr>
                <w:b/>
              </w:rPr>
              <w:t xml:space="preserve">Brief </w:t>
            </w:r>
            <w:r>
              <w:rPr>
                <w:b/>
              </w:rPr>
              <w:t>D</w:t>
            </w:r>
            <w:r w:rsidRPr="004D281F">
              <w:rPr>
                <w:b/>
              </w:rPr>
              <w:t xml:space="preserve">escription </w:t>
            </w:r>
          </w:p>
        </w:tc>
        <w:tc>
          <w:tcPr>
            <w:tcW w:w="7655" w:type="dxa"/>
            <w:tcBorders>
              <w:top w:val="single" w:sz="4" w:space="0" w:color="auto"/>
              <w:left w:val="single" w:sz="4" w:space="0" w:color="auto"/>
              <w:bottom w:val="single" w:sz="4" w:space="0" w:color="auto"/>
              <w:right w:val="single" w:sz="4" w:space="0" w:color="auto"/>
            </w:tcBorders>
          </w:tcPr>
          <w:p w14:paraId="0262C499" w14:textId="77777777" w:rsidR="009476DC" w:rsidRPr="009476DC" w:rsidRDefault="009476DC" w:rsidP="009476DC">
            <w:r w:rsidRPr="009476DC">
              <w:t xml:space="preserve">Through this activity user will capture the application details. User will be able to capture the following details through different screens/tabs in this activity – </w:t>
            </w:r>
          </w:p>
          <w:p w14:paraId="221CD9DB" w14:textId="77777777" w:rsidR="009476DC" w:rsidRPr="009476DC" w:rsidRDefault="009476DC" w:rsidP="009476DC"/>
          <w:p w14:paraId="3A8F78A8" w14:textId="77777777"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Applicant Details</w:t>
            </w:r>
          </w:p>
          <w:p w14:paraId="2D14A22B" w14:textId="77777777"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Other Applicant Details</w:t>
            </w:r>
          </w:p>
          <w:p w14:paraId="0B9E1CFF" w14:textId="7AD0A576"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 xml:space="preserve">Operative Account </w:t>
            </w:r>
          </w:p>
          <w:p w14:paraId="4A9D56E1" w14:textId="147E738D"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 xml:space="preserve">Exposure </w:t>
            </w:r>
          </w:p>
          <w:p w14:paraId="111ABFFF" w14:textId="724AC3F6"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Details of Proposal</w:t>
            </w:r>
          </w:p>
          <w:p w14:paraId="4A444D56" w14:textId="77777777"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MIS Details</w:t>
            </w:r>
          </w:p>
          <w:p w14:paraId="3957C2D2" w14:textId="394CB193"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Collateral Entry</w:t>
            </w:r>
          </w:p>
          <w:p w14:paraId="76D9BF50" w14:textId="77777777" w:rsidR="009476DC" w:rsidRPr="009476DC" w:rsidRDefault="009476DC" w:rsidP="000B05B8">
            <w:pPr>
              <w:pStyle w:val="ListParagraph2"/>
              <w:numPr>
                <w:ilvl w:val="0"/>
                <w:numId w:val="54"/>
              </w:numPr>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Compliance Details</w:t>
            </w:r>
          </w:p>
          <w:p w14:paraId="1A8D55C7" w14:textId="4E451BF5" w:rsidR="009476DC" w:rsidRPr="009476DC" w:rsidRDefault="009476DC" w:rsidP="000B05B8">
            <w:pPr>
              <w:pStyle w:val="ListParagraph2"/>
              <w:numPr>
                <w:ilvl w:val="0"/>
                <w:numId w:val="54"/>
              </w:numPr>
              <w:tabs>
                <w:tab w:val="left" w:pos="2221"/>
              </w:tabs>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 xml:space="preserve"> Crop Loan Cash Credit</w:t>
            </w:r>
          </w:p>
          <w:p w14:paraId="3B20748E" w14:textId="77777777" w:rsidR="009476DC" w:rsidRPr="009476DC" w:rsidRDefault="009476DC" w:rsidP="000B05B8">
            <w:pPr>
              <w:pStyle w:val="ListParagraph2"/>
              <w:numPr>
                <w:ilvl w:val="0"/>
                <w:numId w:val="54"/>
              </w:numPr>
              <w:tabs>
                <w:tab w:val="left" w:pos="2221"/>
              </w:tabs>
              <w:spacing w:after="0" w:line="240" w:lineRule="auto"/>
              <w:jc w:val="both"/>
              <w:rPr>
                <w:rFonts w:asciiTheme="minorHAnsi" w:eastAsiaTheme="minorHAnsi" w:hAnsiTheme="minorHAnsi" w:cstheme="minorBidi"/>
              </w:rPr>
            </w:pPr>
            <w:r w:rsidRPr="009476DC">
              <w:rPr>
                <w:rFonts w:asciiTheme="minorHAnsi" w:eastAsiaTheme="minorHAnsi" w:hAnsiTheme="minorHAnsi" w:cstheme="minorBidi"/>
              </w:rPr>
              <w:t>Crop Loan Term Loan</w:t>
            </w:r>
          </w:p>
          <w:p w14:paraId="67244D71" w14:textId="77777777" w:rsidR="009476DC" w:rsidRPr="009476DC" w:rsidRDefault="009476DC" w:rsidP="000B05B8">
            <w:pPr>
              <w:jc w:val="both"/>
            </w:pPr>
          </w:p>
        </w:tc>
      </w:tr>
      <w:tr w:rsidR="001B3E6E" w:rsidRPr="004D281F" w14:paraId="7D62B8CD" w14:textId="77777777" w:rsidTr="00C71D2B">
        <w:tc>
          <w:tcPr>
            <w:tcW w:w="1843" w:type="dxa"/>
            <w:tcBorders>
              <w:top w:val="single" w:sz="4" w:space="0" w:color="auto"/>
              <w:left w:val="single" w:sz="4" w:space="0" w:color="auto"/>
              <w:bottom w:val="single" w:sz="4" w:space="0" w:color="auto"/>
              <w:right w:val="single" w:sz="4" w:space="0" w:color="auto"/>
            </w:tcBorders>
          </w:tcPr>
          <w:p w14:paraId="0B0EA015" w14:textId="177A4ED9" w:rsidR="001B3E6E" w:rsidRPr="004D281F" w:rsidRDefault="001B3E6E" w:rsidP="00C71D2B">
            <w:pPr>
              <w:rPr>
                <w:b/>
              </w:rPr>
            </w:pPr>
            <w:r w:rsidRPr="004D281F">
              <w:rPr>
                <w:b/>
              </w:rPr>
              <w:t xml:space="preserve">Process </w:t>
            </w:r>
            <w:r w:rsidR="00D338D4">
              <w:rPr>
                <w:b/>
              </w:rPr>
              <w:t>F</w:t>
            </w:r>
            <w:r w:rsidRPr="004D281F">
              <w:rPr>
                <w:b/>
              </w:rPr>
              <w:t xml:space="preserve">low of </w:t>
            </w:r>
            <w:r w:rsidR="00D338D4">
              <w:rPr>
                <w:b/>
              </w:rPr>
              <w:t>E</w:t>
            </w:r>
            <w:r w:rsidRPr="004D281F">
              <w:rPr>
                <w:b/>
              </w:rPr>
              <w:t>vents</w:t>
            </w:r>
          </w:p>
        </w:tc>
        <w:tc>
          <w:tcPr>
            <w:tcW w:w="7655" w:type="dxa"/>
            <w:tcBorders>
              <w:top w:val="single" w:sz="4" w:space="0" w:color="auto"/>
              <w:left w:val="single" w:sz="4" w:space="0" w:color="auto"/>
              <w:bottom w:val="single" w:sz="4" w:space="0" w:color="auto"/>
              <w:right w:val="single" w:sz="4" w:space="0" w:color="auto"/>
            </w:tcBorders>
          </w:tcPr>
          <w:p w14:paraId="6CDC9789" w14:textId="77777777" w:rsidR="001B3E6E" w:rsidRPr="00500AD0" w:rsidRDefault="001B3E6E" w:rsidP="00C71D2B">
            <w:pPr>
              <w:jc w:val="both"/>
              <w:rPr>
                <w:b/>
                <w:bCs/>
              </w:rPr>
            </w:pPr>
            <w:r w:rsidRPr="00500AD0">
              <w:rPr>
                <w:b/>
                <w:bCs/>
              </w:rPr>
              <w:t>DDE – Alternate Flow (Incomplete Application)</w:t>
            </w:r>
          </w:p>
          <w:p w14:paraId="65AE5CD3" w14:textId="77777777"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User performs the detailed data entry based on the application received from the customer.</w:t>
            </w:r>
          </w:p>
          <w:p w14:paraId="6D2C06CE" w14:textId="77777777"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User saves the application after partial completion of the DDE.</w:t>
            </w:r>
          </w:p>
          <w:p w14:paraId="4D0E0C37" w14:textId="77777777"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Application lies in respective user’s worklist.</w:t>
            </w:r>
          </w:p>
          <w:p w14:paraId="2EF76BBB" w14:textId="786EB43B"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User goes to worklist</w:t>
            </w:r>
            <w:r w:rsidRPr="004D281F">
              <w:rPr>
                <w:rFonts w:asciiTheme="minorHAnsi" w:hAnsiTheme="minorHAnsi" w:cs="Calibri"/>
                <w:color w:val="000000"/>
                <w:lang w:eastAsia="ar-SA"/>
              </w:rPr>
              <w:t>.</w:t>
            </w:r>
          </w:p>
          <w:p w14:paraId="64EC9EED" w14:textId="77777777"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User opens the application and completes the DDE.</w:t>
            </w:r>
          </w:p>
          <w:p w14:paraId="6499DA90" w14:textId="77777777" w:rsidR="001B3E6E" w:rsidRPr="004D281F" w:rsidRDefault="001B3E6E" w:rsidP="00C71D2B">
            <w:pPr>
              <w:pStyle w:val="ListParagraph2"/>
              <w:numPr>
                <w:ilvl w:val="0"/>
                <w:numId w:val="15"/>
              </w:numPr>
              <w:spacing w:after="0" w:line="240" w:lineRule="auto"/>
              <w:jc w:val="both"/>
              <w:rPr>
                <w:rFonts w:asciiTheme="minorHAnsi" w:hAnsiTheme="minorHAnsi"/>
                <w:color w:val="000000"/>
              </w:rPr>
            </w:pPr>
            <w:r w:rsidRPr="004D281F">
              <w:rPr>
                <w:rFonts w:asciiTheme="minorHAnsi" w:hAnsiTheme="minorHAnsi"/>
                <w:color w:val="000000"/>
              </w:rPr>
              <w:t>Application moves to Document Receipt stage.</w:t>
            </w:r>
          </w:p>
        </w:tc>
      </w:tr>
      <w:tr w:rsidR="001B3E6E" w:rsidRPr="006C6620" w14:paraId="31397898" w14:textId="77777777" w:rsidTr="00C71D2B">
        <w:tc>
          <w:tcPr>
            <w:tcW w:w="1843" w:type="dxa"/>
            <w:tcBorders>
              <w:top w:val="single" w:sz="4" w:space="0" w:color="auto"/>
              <w:left w:val="single" w:sz="4" w:space="0" w:color="auto"/>
              <w:bottom w:val="single" w:sz="4" w:space="0" w:color="auto"/>
              <w:right w:val="single" w:sz="4" w:space="0" w:color="auto"/>
            </w:tcBorders>
          </w:tcPr>
          <w:p w14:paraId="5FA3F1D4" w14:textId="77777777" w:rsidR="001B3E6E" w:rsidRPr="004D281F" w:rsidRDefault="001B3E6E" w:rsidP="00C71D2B">
            <w:pPr>
              <w:rPr>
                <w:b/>
              </w:rPr>
            </w:pPr>
            <w:r w:rsidRPr="004D281F">
              <w:rPr>
                <w:b/>
              </w:rPr>
              <w:lastRenderedPageBreak/>
              <w:t>Business Rules</w:t>
            </w:r>
          </w:p>
        </w:tc>
        <w:tc>
          <w:tcPr>
            <w:tcW w:w="7655" w:type="dxa"/>
            <w:tcBorders>
              <w:top w:val="single" w:sz="4" w:space="0" w:color="auto"/>
              <w:left w:val="single" w:sz="4" w:space="0" w:color="auto"/>
              <w:bottom w:val="single" w:sz="4" w:space="0" w:color="auto"/>
              <w:right w:val="single" w:sz="4" w:space="0" w:color="auto"/>
            </w:tcBorders>
          </w:tcPr>
          <w:p w14:paraId="4E852099" w14:textId="69004D3D" w:rsidR="00EC73F7" w:rsidRPr="001F5A29" w:rsidRDefault="00EC73F7" w:rsidP="001F5A29">
            <w:pPr>
              <w:pStyle w:val="ListParagraph2"/>
              <w:numPr>
                <w:ilvl w:val="0"/>
                <w:numId w:val="13"/>
              </w:numPr>
              <w:spacing w:after="0" w:line="240" w:lineRule="auto"/>
              <w:jc w:val="both"/>
              <w:rPr>
                <w:rFonts w:asciiTheme="minorHAnsi" w:hAnsiTheme="minorHAnsi"/>
                <w:color w:val="000000"/>
              </w:rPr>
            </w:pPr>
            <w:r w:rsidRPr="001F5A29">
              <w:rPr>
                <w:rFonts w:asciiTheme="minorHAnsi" w:hAnsiTheme="minorHAnsi"/>
                <w:color w:val="000000"/>
              </w:rPr>
              <w:t>In every Application only 1 Crop Loan and 1 Investment Loan</w:t>
            </w:r>
            <w:r w:rsidR="00161DED">
              <w:rPr>
                <w:rFonts w:asciiTheme="minorHAnsi" w:hAnsiTheme="minorHAnsi"/>
                <w:color w:val="000000"/>
              </w:rPr>
              <w:t xml:space="preserve"> (live)</w:t>
            </w:r>
            <w:r w:rsidRPr="001F5A29">
              <w:rPr>
                <w:rFonts w:asciiTheme="minorHAnsi" w:hAnsiTheme="minorHAnsi"/>
                <w:color w:val="000000"/>
              </w:rPr>
              <w:t xml:space="preserve"> will be allowed.</w:t>
            </w:r>
            <w:r w:rsidR="00161DED">
              <w:rPr>
                <w:rFonts w:asciiTheme="minorHAnsi" w:hAnsiTheme="minorHAnsi"/>
                <w:color w:val="000000"/>
              </w:rPr>
              <w:t xml:space="preserve"> </w:t>
            </w:r>
            <w:commentRangeStart w:id="82"/>
            <w:commentRangeStart w:id="83"/>
            <w:r w:rsidR="00905F5E">
              <w:rPr>
                <w:rFonts w:asciiTheme="minorHAnsi" w:hAnsiTheme="minorHAnsi"/>
                <w:color w:val="000000"/>
              </w:rPr>
              <w:t xml:space="preserve"> In case of Review</w:t>
            </w:r>
            <w:ins w:id="84" w:author="Abhishek Kumar" w:date="2022-03-23T17:54:00Z">
              <w:r w:rsidR="00C71D2B">
                <w:rPr>
                  <w:rFonts w:asciiTheme="minorHAnsi" w:hAnsiTheme="minorHAnsi"/>
                  <w:color w:val="000000"/>
                </w:rPr>
                <w:t>/</w:t>
              </w:r>
            </w:ins>
            <w:ins w:id="85" w:author="Abhishek Kumar" w:date="2022-03-23T18:00:00Z">
              <w:r w:rsidR="00C71D2B">
                <w:rPr>
                  <w:rFonts w:asciiTheme="minorHAnsi" w:hAnsiTheme="minorHAnsi"/>
                  <w:color w:val="000000"/>
                </w:rPr>
                <w:t>Review-cum-</w:t>
              </w:r>
            </w:ins>
            <w:ins w:id="86" w:author="Abhishek Kumar" w:date="2022-03-23T17:54:00Z">
              <w:r w:rsidR="00C71D2B">
                <w:rPr>
                  <w:rFonts w:asciiTheme="minorHAnsi" w:hAnsiTheme="minorHAnsi"/>
                  <w:color w:val="000000"/>
                </w:rPr>
                <w:t>Enhancement</w:t>
              </w:r>
            </w:ins>
            <w:r w:rsidR="00905F5E">
              <w:rPr>
                <w:rFonts w:asciiTheme="minorHAnsi" w:hAnsiTheme="minorHAnsi"/>
                <w:color w:val="000000"/>
              </w:rPr>
              <w:t xml:space="preserve"> apart from the existing </w:t>
            </w:r>
            <w:r w:rsidR="00244AD6">
              <w:rPr>
                <w:rFonts w:asciiTheme="minorHAnsi" w:hAnsiTheme="minorHAnsi"/>
                <w:color w:val="000000"/>
              </w:rPr>
              <w:t>Investment Loan user can add 1 Investment Loan.</w:t>
            </w:r>
            <w:commentRangeEnd w:id="82"/>
            <w:r w:rsidR="009201F4">
              <w:rPr>
                <w:rStyle w:val="CommentReference"/>
                <w:rFonts w:ascii="Times New Roman" w:eastAsia="Times New Roman" w:hAnsi="Times New Roman"/>
              </w:rPr>
              <w:commentReference w:id="82"/>
            </w:r>
            <w:commentRangeEnd w:id="83"/>
            <w:r w:rsidR="00261737">
              <w:rPr>
                <w:rStyle w:val="CommentReference"/>
                <w:rFonts w:ascii="Times New Roman" w:eastAsia="Times New Roman" w:hAnsi="Times New Roman"/>
              </w:rPr>
              <w:commentReference w:id="83"/>
            </w:r>
            <w:r w:rsidR="00261737">
              <w:rPr>
                <w:rFonts w:asciiTheme="minorHAnsi" w:hAnsiTheme="minorHAnsi"/>
                <w:color w:val="000000"/>
              </w:rPr>
              <w:t xml:space="preserve"> If user wants to add more than 1 investment loan user can do review that many times.</w:t>
            </w:r>
          </w:p>
          <w:p w14:paraId="0923263E" w14:textId="77777777" w:rsidR="001B3E6E" w:rsidRPr="001F5A29" w:rsidRDefault="001B3E6E" w:rsidP="001F5A29">
            <w:pPr>
              <w:pStyle w:val="ListParagraph2"/>
              <w:numPr>
                <w:ilvl w:val="0"/>
                <w:numId w:val="13"/>
              </w:numPr>
              <w:spacing w:after="0" w:line="240" w:lineRule="auto"/>
              <w:jc w:val="both"/>
              <w:rPr>
                <w:rFonts w:asciiTheme="minorHAnsi" w:hAnsiTheme="minorHAnsi"/>
                <w:color w:val="000000"/>
              </w:rPr>
            </w:pPr>
            <w:r w:rsidRPr="001F5A29">
              <w:rPr>
                <w:rFonts w:asciiTheme="minorHAnsi" w:hAnsiTheme="minorHAnsi"/>
                <w:color w:val="000000"/>
              </w:rPr>
              <w:t>User needs to submit the application in order to move to the next stage.</w:t>
            </w:r>
            <w:r w:rsidRPr="001F5A29" w:rsidDel="004763AC">
              <w:rPr>
                <w:rFonts w:asciiTheme="minorHAnsi" w:hAnsiTheme="minorHAnsi"/>
                <w:color w:val="000000"/>
              </w:rPr>
              <w:t xml:space="preserve"> </w:t>
            </w:r>
          </w:p>
          <w:p w14:paraId="247ED837" w14:textId="77777777" w:rsidR="001B3E6E" w:rsidRPr="006C6620" w:rsidRDefault="001B3E6E" w:rsidP="001F5A29">
            <w:pPr>
              <w:pStyle w:val="ListParagraph2"/>
              <w:numPr>
                <w:ilvl w:val="0"/>
                <w:numId w:val="13"/>
              </w:numPr>
              <w:spacing w:after="0" w:line="240" w:lineRule="auto"/>
              <w:jc w:val="both"/>
              <w:rPr>
                <w:rFonts w:asciiTheme="minorHAnsi" w:hAnsiTheme="minorHAnsi"/>
              </w:rPr>
            </w:pPr>
            <w:r w:rsidRPr="001F5A29">
              <w:rPr>
                <w:rFonts w:asciiTheme="minorHAnsi" w:hAnsiTheme="minorHAnsi"/>
                <w:color w:val="000000"/>
              </w:rPr>
              <w:t>User must provide all the mandatory data on the screen in order to save the data on any screen in the application entry (DDE).</w:t>
            </w:r>
          </w:p>
        </w:tc>
      </w:tr>
      <w:tr w:rsidR="001B3E6E" w:rsidRPr="004D281F" w14:paraId="4D0F6178" w14:textId="77777777" w:rsidTr="00C71D2B">
        <w:tc>
          <w:tcPr>
            <w:tcW w:w="1843" w:type="dxa"/>
            <w:tcBorders>
              <w:top w:val="single" w:sz="4" w:space="0" w:color="auto"/>
              <w:left w:val="single" w:sz="4" w:space="0" w:color="auto"/>
              <w:bottom w:val="single" w:sz="4" w:space="0" w:color="auto"/>
              <w:right w:val="single" w:sz="4" w:space="0" w:color="auto"/>
            </w:tcBorders>
          </w:tcPr>
          <w:p w14:paraId="04D4250E" w14:textId="77777777" w:rsidR="001B3E6E" w:rsidRPr="004D281F" w:rsidRDefault="001B3E6E" w:rsidP="00C71D2B">
            <w:pPr>
              <w:rPr>
                <w:b/>
              </w:rPr>
            </w:pPr>
            <w:r w:rsidRPr="004D281F">
              <w:rPr>
                <w:b/>
              </w:rPr>
              <w:t>UI Details</w:t>
            </w:r>
          </w:p>
        </w:tc>
        <w:tc>
          <w:tcPr>
            <w:tcW w:w="7655" w:type="dxa"/>
            <w:tcBorders>
              <w:top w:val="single" w:sz="4" w:space="0" w:color="auto"/>
              <w:left w:val="single" w:sz="4" w:space="0" w:color="auto"/>
              <w:bottom w:val="single" w:sz="4" w:space="0" w:color="auto"/>
              <w:right w:val="single" w:sz="4" w:space="0" w:color="auto"/>
            </w:tcBorders>
          </w:tcPr>
          <w:p w14:paraId="48D5BF72" w14:textId="77DD70F8" w:rsidR="00206E3A" w:rsidRDefault="00206E3A" w:rsidP="00206E3A">
            <w:pPr>
              <w:jc w:val="both"/>
              <w:rPr>
                <w:rFonts w:eastAsia="Calibri"/>
                <w:color w:val="000000"/>
              </w:rPr>
            </w:pPr>
            <w:r>
              <w:rPr>
                <w:rFonts w:eastAsia="Calibri"/>
                <w:color w:val="000000"/>
              </w:rPr>
              <w:t>DDE 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2855FBD9" w14:textId="77777777" w:rsidR="001B3E6E" w:rsidRDefault="001B3E6E" w:rsidP="00C71D2B">
            <w:pPr>
              <w:jc w:val="both"/>
            </w:pPr>
          </w:p>
          <w:bookmarkStart w:id="87" w:name="_MON_1515569503"/>
          <w:bookmarkStart w:id="88" w:name="_MON_1515570025"/>
          <w:bookmarkEnd w:id="87"/>
          <w:bookmarkEnd w:id="88"/>
          <w:bookmarkStart w:id="89" w:name="_MON_1515569209"/>
          <w:bookmarkEnd w:id="89"/>
          <w:p w14:paraId="39838E62" w14:textId="7D77BE83" w:rsidR="001B3E6E" w:rsidRDefault="00E81D6A" w:rsidP="00C71D2B">
            <w:pPr>
              <w:jc w:val="both"/>
            </w:pPr>
            <w:r>
              <w:object w:dxaOrig="1534" w:dyaOrig="991" w14:anchorId="536BDD0A">
                <v:shape id="_x0000_i1029" type="#_x0000_t75" style="width:76.2pt;height:49.4pt" o:ole="">
                  <v:imagedata r:id="rId24" o:title=""/>
                </v:shape>
                <o:OLEObject Type="Embed" ProgID="Excel.Sheet.12" ShapeID="_x0000_i1029" DrawAspect="Icon" ObjectID="_1713432219" r:id="rId25"/>
              </w:object>
            </w:r>
          </w:p>
          <w:p w14:paraId="444603DF" w14:textId="11B72142" w:rsidR="00941DE4" w:rsidRPr="004D281F" w:rsidRDefault="00941DE4" w:rsidP="00C71D2B">
            <w:pPr>
              <w:jc w:val="both"/>
            </w:pPr>
          </w:p>
        </w:tc>
      </w:tr>
    </w:tbl>
    <w:p w14:paraId="18917A30" w14:textId="3ACBE9B5" w:rsidR="001B3E6E" w:rsidRDefault="001B3E6E" w:rsidP="00EC19A9"/>
    <w:p w14:paraId="739B8071" w14:textId="72C0D955" w:rsidR="00002A97" w:rsidRDefault="00002A97" w:rsidP="00002A97">
      <w:pPr>
        <w:pStyle w:val="Heading2"/>
        <w:tabs>
          <w:tab w:val="left" w:pos="576"/>
          <w:tab w:val="left" w:pos="882"/>
        </w:tabs>
        <w:rPr>
          <w:rFonts w:asciiTheme="minorHAnsi" w:hAnsiTheme="minorHAnsi" w:cstheme="minorHAnsi"/>
          <w:b/>
          <w:bCs/>
          <w:color w:val="auto"/>
          <w:sz w:val="22"/>
          <w:szCs w:val="22"/>
        </w:rPr>
      </w:pPr>
      <w:bookmarkStart w:id="90" w:name="_Toc87455414"/>
      <w:bookmarkStart w:id="91" w:name="_Toc102569926"/>
      <w:r w:rsidRPr="00002A97">
        <w:rPr>
          <w:rFonts w:asciiTheme="minorHAnsi" w:eastAsiaTheme="minorHAnsi" w:hAnsiTheme="minorHAnsi" w:cs="Arial"/>
          <w:b/>
          <w:bCs/>
          <w:caps/>
          <w:color w:val="auto"/>
          <w:kern w:val="32"/>
          <w:sz w:val="22"/>
          <w:szCs w:val="22"/>
        </w:rPr>
        <w:t>4.1.</w:t>
      </w:r>
      <w:r>
        <w:rPr>
          <w:rFonts w:asciiTheme="minorHAnsi" w:eastAsiaTheme="minorHAnsi" w:hAnsiTheme="minorHAnsi" w:cs="Arial"/>
          <w:b/>
          <w:bCs/>
          <w:caps/>
          <w:color w:val="auto"/>
          <w:kern w:val="32"/>
          <w:sz w:val="22"/>
          <w:szCs w:val="22"/>
        </w:rPr>
        <w:t>6</w:t>
      </w:r>
      <w:r w:rsidRPr="00002A97">
        <w:rPr>
          <w:rFonts w:asciiTheme="minorHAnsi" w:eastAsiaTheme="minorHAnsi" w:hAnsiTheme="minorHAnsi" w:cs="Arial"/>
          <w:b/>
          <w:bCs/>
          <w:caps/>
          <w:color w:val="auto"/>
          <w:kern w:val="32"/>
          <w:sz w:val="22"/>
          <w:szCs w:val="22"/>
        </w:rPr>
        <w:tab/>
        <w:t>Assign to CM</w:t>
      </w:r>
      <w:bookmarkEnd w:id="90"/>
      <w:bookmarkEnd w:id="91"/>
    </w:p>
    <w:p w14:paraId="2F9B5388" w14:textId="77777777" w:rsidR="00002A97" w:rsidRDefault="00002A97" w:rsidP="00002A97"/>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655"/>
      </w:tblGrid>
      <w:tr w:rsidR="00002A97" w:rsidRPr="00431A3B" w14:paraId="17725371" w14:textId="77777777" w:rsidTr="00C71D2B">
        <w:tc>
          <w:tcPr>
            <w:tcW w:w="1843" w:type="dxa"/>
          </w:tcPr>
          <w:p w14:paraId="74E05235" w14:textId="77777777" w:rsidR="00002A97" w:rsidRPr="004D281F" w:rsidRDefault="00002A97" w:rsidP="00C71D2B">
            <w:pPr>
              <w:rPr>
                <w:b/>
                <w:color w:val="000000"/>
              </w:rPr>
            </w:pPr>
            <w:r w:rsidRPr="004D281F">
              <w:rPr>
                <w:b/>
                <w:color w:val="000000"/>
              </w:rPr>
              <w:t xml:space="preserve">Brief </w:t>
            </w:r>
            <w:r>
              <w:rPr>
                <w:b/>
                <w:color w:val="000000"/>
              </w:rPr>
              <w:t>D</w:t>
            </w:r>
            <w:r w:rsidRPr="004D281F">
              <w:rPr>
                <w:b/>
                <w:color w:val="000000"/>
              </w:rPr>
              <w:t xml:space="preserve">escription </w:t>
            </w:r>
          </w:p>
        </w:tc>
        <w:tc>
          <w:tcPr>
            <w:tcW w:w="7655" w:type="dxa"/>
          </w:tcPr>
          <w:p w14:paraId="5CBEB83C" w14:textId="77777777" w:rsidR="00002A97" w:rsidRDefault="00002A97" w:rsidP="00C71D2B">
            <w:pPr>
              <w:jc w:val="both"/>
            </w:pPr>
            <w:r>
              <w:t>Assign to CM will allow user to select the CM who will do the further processing of the Application.</w:t>
            </w:r>
          </w:p>
          <w:p w14:paraId="1BAEAEBD" w14:textId="77777777" w:rsidR="00002A97" w:rsidRPr="00B06037" w:rsidRDefault="00002A97" w:rsidP="00C71D2B">
            <w:pPr>
              <w:jc w:val="both"/>
            </w:pPr>
          </w:p>
        </w:tc>
      </w:tr>
      <w:tr w:rsidR="00002A97" w:rsidRPr="004D281F" w14:paraId="40F22F58" w14:textId="77777777" w:rsidTr="00C71D2B">
        <w:tc>
          <w:tcPr>
            <w:tcW w:w="1843" w:type="dxa"/>
          </w:tcPr>
          <w:p w14:paraId="17F7D42B" w14:textId="77777777" w:rsidR="00002A97" w:rsidRPr="004D281F" w:rsidRDefault="00002A97" w:rsidP="00C71D2B">
            <w:pPr>
              <w:rPr>
                <w:b/>
                <w:color w:val="000000"/>
              </w:rPr>
            </w:pPr>
            <w:r w:rsidRPr="004D281F">
              <w:rPr>
                <w:b/>
                <w:color w:val="000000"/>
              </w:rPr>
              <w:t>Pre-</w:t>
            </w:r>
            <w:r>
              <w:rPr>
                <w:b/>
                <w:color w:val="000000"/>
              </w:rPr>
              <w:t>C</w:t>
            </w:r>
            <w:r w:rsidRPr="004D281F">
              <w:rPr>
                <w:b/>
                <w:color w:val="000000"/>
              </w:rPr>
              <w:t>onditions</w:t>
            </w:r>
          </w:p>
        </w:tc>
        <w:tc>
          <w:tcPr>
            <w:tcW w:w="7655" w:type="dxa"/>
          </w:tcPr>
          <w:p w14:paraId="19933F5A" w14:textId="77777777" w:rsidR="00002A97" w:rsidRPr="004D281F" w:rsidRDefault="00002A97" w:rsidP="00C71D2B">
            <w:pPr>
              <w:pStyle w:val="ListParagraph2"/>
              <w:numPr>
                <w:ilvl w:val="0"/>
                <w:numId w:val="16"/>
              </w:numPr>
              <w:spacing w:after="0" w:line="240" w:lineRule="auto"/>
              <w:rPr>
                <w:color w:val="000000"/>
              </w:rPr>
            </w:pPr>
            <w:r>
              <w:rPr>
                <w:rFonts w:asciiTheme="minorHAnsi" w:hAnsiTheme="minorHAnsi"/>
                <w:color w:val="000000"/>
              </w:rPr>
              <w:t>Document Receipt is completed.</w:t>
            </w:r>
          </w:p>
        </w:tc>
      </w:tr>
      <w:tr w:rsidR="00002A97" w:rsidRPr="004D281F" w14:paraId="6F3BC7B2" w14:textId="77777777" w:rsidTr="00C71D2B">
        <w:tc>
          <w:tcPr>
            <w:tcW w:w="1843" w:type="dxa"/>
          </w:tcPr>
          <w:p w14:paraId="260F2008" w14:textId="77777777" w:rsidR="00002A97" w:rsidRPr="004D281F" w:rsidRDefault="00002A97" w:rsidP="00C71D2B">
            <w:pPr>
              <w:rPr>
                <w:b/>
                <w:color w:val="000000"/>
              </w:rPr>
            </w:pPr>
            <w:r w:rsidRPr="004D281F">
              <w:rPr>
                <w:b/>
                <w:color w:val="000000"/>
              </w:rPr>
              <w:t xml:space="preserve">Primary </w:t>
            </w:r>
            <w:r>
              <w:rPr>
                <w:b/>
                <w:color w:val="000000"/>
              </w:rPr>
              <w:t>U</w:t>
            </w:r>
            <w:r w:rsidRPr="004D281F">
              <w:rPr>
                <w:b/>
                <w:color w:val="000000"/>
              </w:rPr>
              <w:t>sers</w:t>
            </w:r>
          </w:p>
        </w:tc>
        <w:tc>
          <w:tcPr>
            <w:tcW w:w="7655" w:type="dxa"/>
          </w:tcPr>
          <w:p w14:paraId="2D4C9D50" w14:textId="34B77F28" w:rsidR="00002A97" w:rsidRPr="004D281F" w:rsidRDefault="00002A97" w:rsidP="00C71D2B">
            <w:pPr>
              <w:jc w:val="both"/>
            </w:pPr>
            <w:r>
              <w:rPr>
                <w:rFonts w:cs="Calibri"/>
                <w:color w:val="000000"/>
                <w:lang w:eastAsia="ar-SA"/>
              </w:rPr>
              <w:t>RCM</w:t>
            </w:r>
          </w:p>
        </w:tc>
      </w:tr>
    </w:tbl>
    <w:p w14:paraId="3BD19DB2" w14:textId="77777777" w:rsidR="00002A97" w:rsidRPr="004D281F" w:rsidRDefault="00002A97" w:rsidP="00EC19A9"/>
    <w:p w14:paraId="3A8E0419" w14:textId="0A922CA4" w:rsidR="00536343" w:rsidRPr="00234D30" w:rsidRDefault="00234D30" w:rsidP="00234D30">
      <w:pPr>
        <w:pStyle w:val="Heading2"/>
        <w:tabs>
          <w:tab w:val="left" w:pos="576"/>
          <w:tab w:val="left" w:pos="882"/>
        </w:tabs>
        <w:rPr>
          <w:rFonts w:asciiTheme="minorHAnsi" w:eastAsiaTheme="minorHAnsi" w:hAnsiTheme="minorHAnsi" w:cs="Arial"/>
          <w:b/>
          <w:bCs/>
          <w:caps/>
          <w:color w:val="auto"/>
          <w:kern w:val="32"/>
          <w:sz w:val="22"/>
          <w:szCs w:val="22"/>
        </w:rPr>
      </w:pPr>
      <w:bookmarkStart w:id="92" w:name="_Toc72191914"/>
      <w:bookmarkStart w:id="93" w:name="_Toc102569927"/>
      <w:bookmarkStart w:id="94" w:name="_Toc435896749"/>
      <w:r>
        <w:rPr>
          <w:rFonts w:asciiTheme="minorHAnsi" w:eastAsiaTheme="minorHAnsi" w:hAnsiTheme="minorHAnsi" w:cs="Arial"/>
          <w:b/>
          <w:bCs/>
          <w:caps/>
          <w:color w:val="auto"/>
          <w:kern w:val="32"/>
          <w:sz w:val="22"/>
          <w:szCs w:val="22"/>
        </w:rPr>
        <w:t>4.1.7.1</w:t>
      </w:r>
      <w:r>
        <w:rPr>
          <w:rFonts w:asciiTheme="minorHAnsi" w:eastAsiaTheme="minorHAnsi" w:hAnsiTheme="minorHAnsi" w:cs="Arial"/>
          <w:b/>
          <w:bCs/>
          <w:caps/>
          <w:color w:val="auto"/>
          <w:kern w:val="32"/>
          <w:sz w:val="22"/>
          <w:szCs w:val="22"/>
        </w:rPr>
        <w:tab/>
      </w:r>
      <w:r w:rsidR="00536343" w:rsidRPr="00234D30">
        <w:rPr>
          <w:rFonts w:asciiTheme="minorHAnsi" w:eastAsiaTheme="minorHAnsi" w:hAnsiTheme="minorHAnsi" w:cs="Arial"/>
          <w:b/>
          <w:bCs/>
          <w:caps/>
          <w:color w:val="auto"/>
          <w:kern w:val="32"/>
          <w:sz w:val="22"/>
          <w:szCs w:val="22"/>
        </w:rPr>
        <w:t>FCU Screening &amp; Sampling</w:t>
      </w:r>
      <w:bookmarkEnd w:id="92"/>
      <w:bookmarkEnd w:id="93"/>
    </w:p>
    <w:p w14:paraId="70DC1B5E" w14:textId="77777777" w:rsidR="00536343" w:rsidRDefault="00536343" w:rsidP="00452528"/>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655"/>
      </w:tblGrid>
      <w:tr w:rsidR="00D8709E" w:rsidRPr="004D281F" w14:paraId="54D15EA5" w14:textId="77777777" w:rsidTr="00C71D2B">
        <w:tc>
          <w:tcPr>
            <w:tcW w:w="1843" w:type="dxa"/>
          </w:tcPr>
          <w:p w14:paraId="1AAFF725" w14:textId="77777777" w:rsidR="00D8709E" w:rsidRPr="004D281F" w:rsidRDefault="00D8709E" w:rsidP="00C71D2B">
            <w:pPr>
              <w:rPr>
                <w:b/>
                <w:color w:val="000000"/>
              </w:rPr>
            </w:pPr>
            <w:r w:rsidRPr="004D281F">
              <w:rPr>
                <w:b/>
                <w:color w:val="000000"/>
              </w:rPr>
              <w:t>UI Details</w:t>
            </w:r>
          </w:p>
        </w:tc>
        <w:tc>
          <w:tcPr>
            <w:tcW w:w="7655" w:type="dxa"/>
          </w:tcPr>
          <w:p w14:paraId="6BA8F8F1" w14:textId="7A36E5F8" w:rsidR="00D8709E" w:rsidRDefault="00D8709E" w:rsidP="00C71D2B">
            <w:pPr>
              <w:jc w:val="both"/>
              <w:rPr>
                <w:rFonts w:eastAsia="Calibri"/>
                <w:color w:val="000000"/>
              </w:rPr>
            </w:pPr>
            <w:r>
              <w:rPr>
                <w:rFonts w:eastAsia="Calibri"/>
                <w:color w:val="000000"/>
              </w:rPr>
              <w:t xml:space="preserve">FCU Screening and Sampling </w:t>
            </w:r>
            <w:r w:rsidR="00206E3A">
              <w:rPr>
                <w:rFonts w:eastAsia="Calibri"/>
                <w:color w:val="000000"/>
              </w:rPr>
              <w:t>tentative s</w:t>
            </w:r>
            <w:r w:rsidR="00206E3A" w:rsidRPr="004D281F">
              <w:rPr>
                <w:rFonts w:eastAsia="Calibri"/>
                <w:color w:val="000000"/>
              </w:rPr>
              <w:t>creen</w:t>
            </w:r>
            <w:r w:rsidR="00206E3A">
              <w:rPr>
                <w:rFonts w:eastAsia="Calibri"/>
                <w:color w:val="000000"/>
              </w:rPr>
              <w:t xml:space="preserve"> design</w:t>
            </w:r>
            <w:r w:rsidR="00206E3A" w:rsidRPr="004D281F">
              <w:rPr>
                <w:rFonts w:eastAsia="Calibri"/>
                <w:color w:val="000000"/>
              </w:rPr>
              <w:t>:</w:t>
            </w:r>
          </w:p>
          <w:p w14:paraId="4C631FB9" w14:textId="77777777" w:rsidR="00D8709E" w:rsidRDefault="00D8709E" w:rsidP="00C71D2B">
            <w:pPr>
              <w:jc w:val="both"/>
              <w:rPr>
                <w:color w:val="FF0000"/>
              </w:rPr>
            </w:pPr>
          </w:p>
          <w:bookmarkStart w:id="95" w:name="_MON_1696337346"/>
          <w:bookmarkEnd w:id="95"/>
          <w:p w14:paraId="11C4E4E3" w14:textId="7C498A8F" w:rsidR="00D8709E" w:rsidRDefault="009033C5" w:rsidP="00C71D2B">
            <w:pPr>
              <w:jc w:val="both"/>
              <w:rPr>
                <w:color w:val="FF0000"/>
              </w:rPr>
            </w:pPr>
            <w:r>
              <w:rPr>
                <w:color w:val="FF0000"/>
              </w:rPr>
              <w:object w:dxaOrig="1534" w:dyaOrig="991" w14:anchorId="068737EC">
                <v:shape id="_x0000_i1030" type="#_x0000_t75" style="width:79.55pt;height:50.25pt" o:ole="">
                  <v:imagedata r:id="rId26" o:title=""/>
                </v:shape>
                <o:OLEObject Type="Embed" ProgID="Excel.Sheet.12" ShapeID="_x0000_i1030" DrawAspect="Icon" ObjectID="_1713432220" r:id="rId27"/>
              </w:object>
            </w:r>
          </w:p>
          <w:p w14:paraId="498D826D" w14:textId="77777777" w:rsidR="00D8709E" w:rsidRPr="004D281F" w:rsidRDefault="00D8709E" w:rsidP="00C71D2B">
            <w:pPr>
              <w:jc w:val="both"/>
              <w:rPr>
                <w:color w:val="FF0000"/>
              </w:rPr>
            </w:pPr>
          </w:p>
        </w:tc>
      </w:tr>
    </w:tbl>
    <w:p w14:paraId="0D172E56" w14:textId="73D799A6" w:rsidR="009033C5" w:rsidRDefault="009033C5">
      <w:pPr>
        <w:rPr>
          <w:rFonts w:cstheme="minorHAnsi"/>
          <w:b/>
          <w:bCs/>
        </w:rPr>
      </w:pPr>
      <w:bookmarkStart w:id="96" w:name="_Toc72191915"/>
      <w:bookmarkStart w:id="97" w:name="_Hlk83917126"/>
    </w:p>
    <w:p w14:paraId="592679A5" w14:textId="3659395E" w:rsidR="00A55426" w:rsidRPr="002E0E6B" w:rsidRDefault="002E0E6B" w:rsidP="002E0E6B">
      <w:pPr>
        <w:pStyle w:val="Heading2"/>
        <w:tabs>
          <w:tab w:val="left" w:pos="576"/>
          <w:tab w:val="left" w:pos="882"/>
        </w:tabs>
        <w:rPr>
          <w:rFonts w:asciiTheme="minorHAnsi" w:eastAsiaTheme="minorHAnsi" w:hAnsiTheme="minorHAnsi" w:cs="Arial"/>
          <w:b/>
          <w:bCs/>
          <w:caps/>
          <w:color w:val="auto"/>
          <w:kern w:val="32"/>
          <w:sz w:val="22"/>
          <w:szCs w:val="22"/>
        </w:rPr>
      </w:pPr>
      <w:bookmarkStart w:id="98" w:name="_Toc102569928"/>
      <w:r>
        <w:rPr>
          <w:rFonts w:asciiTheme="minorHAnsi" w:eastAsiaTheme="minorHAnsi" w:hAnsiTheme="minorHAnsi" w:cs="Arial"/>
          <w:b/>
          <w:bCs/>
          <w:caps/>
          <w:color w:val="auto"/>
          <w:kern w:val="32"/>
          <w:sz w:val="22"/>
          <w:szCs w:val="22"/>
        </w:rPr>
        <w:t>4.1.7.2</w:t>
      </w:r>
      <w:r>
        <w:rPr>
          <w:rFonts w:asciiTheme="minorHAnsi" w:eastAsiaTheme="minorHAnsi" w:hAnsiTheme="minorHAnsi" w:cs="Arial"/>
          <w:b/>
          <w:bCs/>
          <w:caps/>
          <w:color w:val="auto"/>
          <w:kern w:val="32"/>
          <w:sz w:val="22"/>
          <w:szCs w:val="22"/>
        </w:rPr>
        <w:tab/>
      </w:r>
      <w:r w:rsidR="00A55426" w:rsidRPr="002E0E6B">
        <w:rPr>
          <w:rFonts w:asciiTheme="minorHAnsi" w:eastAsiaTheme="minorHAnsi" w:hAnsiTheme="minorHAnsi" w:cs="Arial"/>
          <w:b/>
          <w:bCs/>
          <w:caps/>
          <w:color w:val="auto"/>
          <w:kern w:val="32"/>
          <w:sz w:val="22"/>
          <w:szCs w:val="22"/>
        </w:rPr>
        <w:t>FCU Check – Credit Decision</w:t>
      </w:r>
      <w:bookmarkEnd w:id="96"/>
      <w:bookmarkEnd w:id="98"/>
    </w:p>
    <w:bookmarkEnd w:id="97"/>
    <w:p w14:paraId="09975345" w14:textId="77777777" w:rsidR="00A55426" w:rsidRDefault="00A55426"/>
    <w:tbl>
      <w:tblPr>
        <w:tblW w:w="949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655"/>
      </w:tblGrid>
      <w:tr w:rsidR="00A55426" w:rsidRPr="004D281F" w14:paraId="37584C2B" w14:textId="77777777" w:rsidTr="00C71D2B">
        <w:tc>
          <w:tcPr>
            <w:tcW w:w="1843" w:type="dxa"/>
          </w:tcPr>
          <w:p w14:paraId="48035194" w14:textId="77777777" w:rsidR="00A55426" w:rsidRPr="004D281F" w:rsidRDefault="00A55426" w:rsidP="00C71D2B">
            <w:pPr>
              <w:rPr>
                <w:b/>
                <w:color w:val="000000"/>
              </w:rPr>
            </w:pPr>
            <w:r w:rsidRPr="004D281F">
              <w:rPr>
                <w:b/>
                <w:color w:val="000000"/>
              </w:rPr>
              <w:t>UI Details</w:t>
            </w:r>
          </w:p>
        </w:tc>
        <w:tc>
          <w:tcPr>
            <w:tcW w:w="7655" w:type="dxa"/>
          </w:tcPr>
          <w:p w14:paraId="425D78A7" w14:textId="768D0100" w:rsidR="00A55426" w:rsidRDefault="00206E3A" w:rsidP="00C71D2B">
            <w:pPr>
              <w:jc w:val="both"/>
              <w:rPr>
                <w:rFonts w:eastAsia="Calibri"/>
                <w:color w:val="000000"/>
              </w:rPr>
            </w:pPr>
            <w:r>
              <w:rPr>
                <w:rFonts w:eastAsia="Calibri"/>
                <w:color w:val="000000"/>
              </w:rPr>
              <w:t>FCU Check 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16EA6900" w14:textId="77777777" w:rsidR="00A55426" w:rsidRDefault="00A55426" w:rsidP="00C71D2B">
            <w:pPr>
              <w:jc w:val="both"/>
              <w:rPr>
                <w:color w:val="FF0000"/>
              </w:rPr>
            </w:pPr>
          </w:p>
          <w:bookmarkStart w:id="99" w:name="_MON_1708940674"/>
          <w:bookmarkEnd w:id="99"/>
          <w:p w14:paraId="36F38594" w14:textId="6D513C7F" w:rsidR="00941DE4" w:rsidRPr="004D281F" w:rsidRDefault="000C2F8A" w:rsidP="00C71D2B">
            <w:pPr>
              <w:jc w:val="both"/>
              <w:rPr>
                <w:color w:val="FF0000"/>
              </w:rPr>
            </w:pPr>
            <w:r>
              <w:rPr>
                <w:color w:val="FF0000"/>
              </w:rPr>
              <w:object w:dxaOrig="1534" w:dyaOrig="991" w14:anchorId="5D97D8E8">
                <v:shape id="_x0000_i1031" type="#_x0000_t75" style="width:79.55pt;height:50.25pt" o:ole="">
                  <v:imagedata r:id="rId28" o:title=""/>
                </v:shape>
                <o:OLEObject Type="Embed" ProgID="Excel.Sheet.12" ShapeID="_x0000_i1031" DrawAspect="Icon" ObjectID="_1713432221" r:id="rId29"/>
              </w:object>
            </w:r>
          </w:p>
        </w:tc>
      </w:tr>
    </w:tbl>
    <w:p w14:paraId="32A31F6C" w14:textId="7124CBAC" w:rsidR="00A55426" w:rsidRDefault="00A55426"/>
    <w:bookmarkEnd w:id="94"/>
    <w:p w14:paraId="5A2E54C2" w14:textId="77777777" w:rsidR="009476DC" w:rsidRDefault="009476DC">
      <w:pPr>
        <w:rPr>
          <w:rFonts w:cs="Arial"/>
          <w:b/>
          <w:bCs/>
          <w:caps/>
          <w:kern w:val="32"/>
        </w:rPr>
      </w:pPr>
      <w:r>
        <w:rPr>
          <w:rFonts w:cs="Arial"/>
          <w:b/>
          <w:bCs/>
          <w:caps/>
          <w:kern w:val="32"/>
        </w:rPr>
        <w:br w:type="page"/>
      </w:r>
    </w:p>
    <w:p w14:paraId="59D41AE3" w14:textId="51ADB0A4" w:rsidR="00476B92" w:rsidRPr="005F00C2" w:rsidRDefault="005F00C2" w:rsidP="005F00C2">
      <w:pPr>
        <w:pStyle w:val="Heading2"/>
        <w:tabs>
          <w:tab w:val="left" w:pos="576"/>
          <w:tab w:val="left" w:pos="882"/>
        </w:tabs>
        <w:rPr>
          <w:rFonts w:asciiTheme="minorHAnsi" w:eastAsiaTheme="minorHAnsi" w:hAnsiTheme="minorHAnsi" w:cs="Arial"/>
          <w:b/>
          <w:bCs/>
          <w:caps/>
          <w:color w:val="auto"/>
          <w:kern w:val="32"/>
          <w:sz w:val="22"/>
          <w:szCs w:val="22"/>
        </w:rPr>
      </w:pPr>
      <w:bookmarkStart w:id="100" w:name="_Toc102569929"/>
      <w:r>
        <w:rPr>
          <w:rFonts w:asciiTheme="minorHAnsi" w:eastAsiaTheme="minorHAnsi" w:hAnsiTheme="minorHAnsi" w:cs="Arial"/>
          <w:b/>
          <w:bCs/>
          <w:caps/>
          <w:color w:val="auto"/>
          <w:kern w:val="32"/>
          <w:sz w:val="22"/>
          <w:szCs w:val="22"/>
        </w:rPr>
        <w:lastRenderedPageBreak/>
        <w:t>4.2.</w:t>
      </w:r>
      <w:r w:rsidR="00811474">
        <w:rPr>
          <w:rFonts w:asciiTheme="minorHAnsi" w:eastAsiaTheme="minorHAnsi" w:hAnsiTheme="minorHAnsi" w:cs="Arial"/>
          <w:b/>
          <w:bCs/>
          <w:caps/>
          <w:color w:val="auto"/>
          <w:kern w:val="32"/>
          <w:sz w:val="22"/>
          <w:szCs w:val="22"/>
        </w:rPr>
        <w:t>2</w:t>
      </w:r>
      <w:r>
        <w:rPr>
          <w:rFonts w:asciiTheme="minorHAnsi" w:eastAsiaTheme="minorHAnsi" w:hAnsiTheme="minorHAnsi" w:cs="Arial"/>
          <w:b/>
          <w:bCs/>
          <w:caps/>
          <w:color w:val="auto"/>
          <w:kern w:val="32"/>
          <w:sz w:val="22"/>
          <w:szCs w:val="22"/>
        </w:rPr>
        <w:tab/>
      </w:r>
      <w:r w:rsidR="00811474">
        <w:rPr>
          <w:rFonts w:asciiTheme="minorHAnsi" w:eastAsiaTheme="minorHAnsi" w:hAnsiTheme="minorHAnsi" w:cs="Arial"/>
          <w:b/>
          <w:bCs/>
          <w:caps/>
          <w:color w:val="auto"/>
          <w:kern w:val="32"/>
          <w:sz w:val="22"/>
          <w:szCs w:val="22"/>
        </w:rPr>
        <w:t>Collateral Association</w:t>
      </w:r>
      <w:bookmarkEnd w:id="100"/>
    </w:p>
    <w:p w14:paraId="0595C245" w14:textId="5D4A7C4C" w:rsidR="009729F2" w:rsidRDefault="009729F2" w:rsidP="009729F2"/>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811474" w:rsidRPr="004D281F" w14:paraId="47F070FE" w14:textId="77777777" w:rsidTr="00C71D2B">
        <w:tc>
          <w:tcPr>
            <w:tcW w:w="1844" w:type="dxa"/>
          </w:tcPr>
          <w:p w14:paraId="3D9B2984" w14:textId="5C4A7819" w:rsidR="00811474" w:rsidRPr="004D281F" w:rsidRDefault="00811474" w:rsidP="00811474">
            <w:pPr>
              <w:rPr>
                <w:b/>
                <w:color w:val="000000"/>
              </w:rPr>
            </w:pPr>
            <w:r w:rsidRPr="004D281F">
              <w:rPr>
                <w:b/>
                <w:color w:val="000000"/>
              </w:rPr>
              <w:t>UI Details</w:t>
            </w:r>
          </w:p>
        </w:tc>
        <w:tc>
          <w:tcPr>
            <w:tcW w:w="7654" w:type="dxa"/>
          </w:tcPr>
          <w:p w14:paraId="62306460" w14:textId="77777777" w:rsidR="00811474" w:rsidRDefault="00811474" w:rsidP="00811474">
            <w:pPr>
              <w:jc w:val="both"/>
              <w:rPr>
                <w:rFonts w:eastAsia="Calibri"/>
                <w:color w:val="000000"/>
              </w:rPr>
            </w:pPr>
            <w:r>
              <w:rPr>
                <w:rFonts w:eastAsia="Calibri"/>
                <w:color w:val="000000"/>
              </w:rPr>
              <w:t>Collateral Association 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7587A551" w14:textId="77777777" w:rsidR="00811474" w:rsidRPr="004D281F" w:rsidRDefault="00811474" w:rsidP="00811474">
            <w:pPr>
              <w:jc w:val="both"/>
              <w:rPr>
                <w:rFonts w:eastAsia="Calibri"/>
                <w:color w:val="000000"/>
              </w:rPr>
            </w:pPr>
          </w:p>
          <w:bookmarkStart w:id="101" w:name="_MON_1696337776"/>
          <w:bookmarkEnd w:id="101"/>
          <w:p w14:paraId="6FDE0A96" w14:textId="78A725B0" w:rsidR="00811474" w:rsidRPr="004D281F" w:rsidRDefault="001952F2" w:rsidP="00811474">
            <w:pPr>
              <w:jc w:val="both"/>
              <w:rPr>
                <w:rFonts w:eastAsia="Calibri"/>
                <w:color w:val="000000"/>
              </w:rPr>
            </w:pPr>
            <w:r>
              <w:rPr>
                <w:rFonts w:eastAsia="Calibri"/>
                <w:color w:val="000000"/>
              </w:rPr>
              <w:object w:dxaOrig="1534" w:dyaOrig="991" w14:anchorId="2FEE4095">
                <v:shape id="_x0000_i1032" type="#_x0000_t75" style="width:76.2pt;height:49.4pt" o:ole="">
                  <v:imagedata r:id="rId30" o:title=""/>
                </v:shape>
                <o:OLEObject Type="Embed" ProgID="Excel.Sheet.12" ShapeID="_x0000_i1032" DrawAspect="Icon" ObjectID="_1713432222" r:id="rId31"/>
              </w:object>
            </w:r>
          </w:p>
          <w:p w14:paraId="500416ED" w14:textId="783BC8B9" w:rsidR="00811474" w:rsidRPr="004D281F" w:rsidRDefault="00811474" w:rsidP="00811474">
            <w:pPr>
              <w:jc w:val="both"/>
              <w:rPr>
                <w:color w:val="000000"/>
              </w:rPr>
            </w:pPr>
          </w:p>
        </w:tc>
      </w:tr>
    </w:tbl>
    <w:p w14:paraId="32466A75" w14:textId="5F09629E" w:rsidR="00C91900" w:rsidRDefault="00C91900">
      <w:pPr>
        <w:rPr>
          <w:rFonts w:eastAsiaTheme="majorEastAsia" w:cstheme="minorHAnsi"/>
          <w:b/>
          <w:bCs/>
        </w:rPr>
      </w:pPr>
    </w:p>
    <w:p w14:paraId="05046447" w14:textId="77777777" w:rsidR="00811474" w:rsidRPr="005F00C2" w:rsidRDefault="00811474" w:rsidP="00811474">
      <w:pPr>
        <w:pStyle w:val="Heading2"/>
        <w:tabs>
          <w:tab w:val="left" w:pos="576"/>
          <w:tab w:val="left" w:pos="882"/>
        </w:tabs>
        <w:rPr>
          <w:rFonts w:asciiTheme="minorHAnsi" w:eastAsiaTheme="minorHAnsi" w:hAnsiTheme="minorHAnsi" w:cs="Arial"/>
          <w:b/>
          <w:bCs/>
          <w:caps/>
          <w:color w:val="auto"/>
          <w:kern w:val="32"/>
          <w:sz w:val="22"/>
          <w:szCs w:val="22"/>
        </w:rPr>
      </w:pPr>
      <w:bookmarkStart w:id="102" w:name="_Toc102569930"/>
      <w:r>
        <w:rPr>
          <w:rFonts w:asciiTheme="minorHAnsi" w:eastAsiaTheme="minorHAnsi" w:hAnsiTheme="minorHAnsi" w:cs="Arial"/>
          <w:b/>
          <w:bCs/>
          <w:caps/>
          <w:color w:val="auto"/>
          <w:kern w:val="32"/>
          <w:sz w:val="22"/>
          <w:szCs w:val="22"/>
        </w:rPr>
        <w:t>4.2.4</w:t>
      </w:r>
      <w:r>
        <w:rPr>
          <w:rFonts w:asciiTheme="minorHAnsi" w:eastAsiaTheme="minorHAnsi" w:hAnsiTheme="minorHAnsi" w:cs="Arial"/>
          <w:b/>
          <w:bCs/>
          <w:caps/>
          <w:color w:val="auto"/>
          <w:kern w:val="32"/>
          <w:sz w:val="22"/>
          <w:szCs w:val="22"/>
        </w:rPr>
        <w:tab/>
      </w:r>
      <w:r w:rsidRPr="005F00C2">
        <w:rPr>
          <w:rFonts w:asciiTheme="minorHAnsi" w:eastAsiaTheme="minorHAnsi" w:hAnsiTheme="minorHAnsi" w:cs="Arial"/>
          <w:b/>
          <w:bCs/>
          <w:caps/>
          <w:color w:val="auto"/>
          <w:kern w:val="32"/>
          <w:sz w:val="22"/>
          <w:szCs w:val="22"/>
        </w:rPr>
        <w:t>Fee Receipt</w:t>
      </w:r>
      <w:bookmarkEnd w:id="102"/>
    </w:p>
    <w:p w14:paraId="14879D43" w14:textId="77777777" w:rsidR="00811474" w:rsidRDefault="00811474" w:rsidP="00811474"/>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811474" w:rsidRPr="004D281F" w14:paraId="76EB7519" w14:textId="77777777" w:rsidTr="000B05B8">
        <w:tc>
          <w:tcPr>
            <w:tcW w:w="1844" w:type="dxa"/>
          </w:tcPr>
          <w:p w14:paraId="31A8BFEC" w14:textId="77777777" w:rsidR="00811474" w:rsidRPr="004D281F" w:rsidRDefault="00811474" w:rsidP="000B05B8">
            <w:pPr>
              <w:rPr>
                <w:b/>
                <w:color w:val="000000"/>
              </w:rPr>
            </w:pPr>
            <w:r w:rsidRPr="004D281F">
              <w:rPr>
                <w:b/>
                <w:color w:val="000000"/>
              </w:rPr>
              <w:t>UI Details</w:t>
            </w:r>
          </w:p>
        </w:tc>
        <w:tc>
          <w:tcPr>
            <w:tcW w:w="7654" w:type="dxa"/>
          </w:tcPr>
          <w:p w14:paraId="31D79D7F" w14:textId="77777777" w:rsidR="00811474" w:rsidRDefault="00811474" w:rsidP="000B05B8">
            <w:pPr>
              <w:jc w:val="both"/>
              <w:rPr>
                <w:rFonts w:eastAsia="Calibri"/>
                <w:color w:val="000000"/>
              </w:rPr>
            </w:pPr>
            <w:r w:rsidRPr="004D281F">
              <w:rPr>
                <w:rFonts w:eastAsia="Calibri"/>
                <w:color w:val="000000"/>
              </w:rPr>
              <w:t xml:space="preserve"> Charge/Fee receipt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37C1E608" w14:textId="77777777" w:rsidR="00811474" w:rsidRPr="004D281F" w:rsidRDefault="00811474" w:rsidP="000B05B8">
            <w:pPr>
              <w:jc w:val="both"/>
              <w:rPr>
                <w:rFonts w:eastAsia="Calibri"/>
                <w:color w:val="000000"/>
              </w:rPr>
            </w:pPr>
          </w:p>
          <w:p w14:paraId="24A29308" w14:textId="77777777" w:rsidR="00811474" w:rsidRDefault="00811474" w:rsidP="000B05B8">
            <w:pPr>
              <w:jc w:val="both"/>
              <w:rPr>
                <w:color w:val="000000"/>
              </w:rPr>
            </w:pPr>
            <w:r>
              <w:rPr>
                <w:color w:val="000000"/>
              </w:rPr>
              <w:object w:dxaOrig="1534" w:dyaOrig="991" w14:anchorId="0E30E66C">
                <v:shape id="_x0000_i1033" type="#_x0000_t75" style="width:76.2pt;height:49.4pt" o:ole="">
                  <v:imagedata r:id="rId32" o:title=""/>
                </v:shape>
                <o:OLEObject Type="Embed" ProgID="Excel.Sheet.12" ShapeID="_x0000_i1033" DrawAspect="Icon" ObjectID="_1713432223" r:id="rId33"/>
              </w:object>
            </w:r>
          </w:p>
          <w:p w14:paraId="0BEF5062" w14:textId="77777777" w:rsidR="00811474" w:rsidRPr="004D281F" w:rsidRDefault="00811474" w:rsidP="000B05B8">
            <w:pPr>
              <w:jc w:val="both"/>
              <w:rPr>
                <w:color w:val="000000"/>
              </w:rPr>
            </w:pPr>
          </w:p>
        </w:tc>
      </w:tr>
    </w:tbl>
    <w:p w14:paraId="0619286F" w14:textId="77777777" w:rsidR="00811474" w:rsidRDefault="00811474">
      <w:pPr>
        <w:rPr>
          <w:rFonts w:eastAsiaTheme="majorEastAsia" w:cstheme="minorHAnsi"/>
          <w:b/>
          <w:bCs/>
        </w:rPr>
      </w:pPr>
    </w:p>
    <w:p w14:paraId="2DE3FB6B" w14:textId="5AEA294C" w:rsidR="00A42E71" w:rsidRPr="00476B92" w:rsidRDefault="00A42E71" w:rsidP="00A42E71">
      <w:pPr>
        <w:pStyle w:val="Heading2"/>
        <w:tabs>
          <w:tab w:val="left" w:pos="576"/>
          <w:tab w:val="left" w:pos="882"/>
        </w:tabs>
        <w:rPr>
          <w:rFonts w:asciiTheme="minorHAnsi" w:hAnsiTheme="minorHAnsi" w:cstheme="minorHAnsi"/>
          <w:b/>
          <w:bCs/>
          <w:color w:val="auto"/>
          <w:sz w:val="22"/>
          <w:szCs w:val="22"/>
        </w:rPr>
      </w:pPr>
      <w:bookmarkStart w:id="103" w:name="_Toc87455423"/>
      <w:bookmarkStart w:id="104" w:name="_Toc102569931"/>
      <w:r>
        <w:rPr>
          <w:rFonts w:asciiTheme="minorHAnsi" w:eastAsiaTheme="minorHAnsi" w:hAnsiTheme="minorHAnsi" w:cs="Arial"/>
          <w:b/>
          <w:bCs/>
          <w:caps/>
          <w:color w:val="auto"/>
          <w:kern w:val="32"/>
          <w:sz w:val="22"/>
          <w:szCs w:val="22"/>
        </w:rPr>
        <w:t>4.2.5</w:t>
      </w:r>
      <w:r>
        <w:rPr>
          <w:rFonts w:asciiTheme="minorHAnsi" w:eastAsiaTheme="minorHAnsi" w:hAnsiTheme="minorHAnsi" w:cs="Arial"/>
          <w:b/>
          <w:bCs/>
          <w:caps/>
          <w:color w:val="auto"/>
          <w:kern w:val="32"/>
          <w:sz w:val="22"/>
          <w:szCs w:val="22"/>
        </w:rPr>
        <w:tab/>
      </w:r>
      <w:r w:rsidRPr="00A42E71">
        <w:rPr>
          <w:rFonts w:asciiTheme="minorHAnsi" w:eastAsiaTheme="minorHAnsi" w:hAnsiTheme="minorHAnsi" w:cs="Arial"/>
          <w:b/>
          <w:bCs/>
          <w:caps/>
          <w:color w:val="auto"/>
          <w:kern w:val="32"/>
          <w:sz w:val="22"/>
          <w:szCs w:val="22"/>
        </w:rPr>
        <w:t>Appraisal</w:t>
      </w:r>
      <w:bookmarkEnd w:id="103"/>
      <w:bookmarkEnd w:id="104"/>
      <w:r w:rsidRPr="00476B92">
        <w:rPr>
          <w:rFonts w:asciiTheme="minorHAnsi" w:hAnsiTheme="minorHAnsi" w:cstheme="minorHAnsi"/>
          <w:b/>
          <w:bCs/>
          <w:color w:val="auto"/>
          <w:sz w:val="22"/>
          <w:szCs w:val="22"/>
        </w:rPr>
        <w:t xml:space="preserve">  </w:t>
      </w:r>
    </w:p>
    <w:p w14:paraId="1E310F04" w14:textId="77777777" w:rsidR="00A42E71" w:rsidRDefault="00A42E71" w:rsidP="00A42E71"/>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7684"/>
      </w:tblGrid>
      <w:tr w:rsidR="00A42E71" w:rsidRPr="004D281F" w14:paraId="70A1CE8E" w14:textId="77777777" w:rsidTr="00C71D2B">
        <w:tc>
          <w:tcPr>
            <w:tcW w:w="1814" w:type="dxa"/>
          </w:tcPr>
          <w:p w14:paraId="3B6DA8C9" w14:textId="77777777" w:rsidR="00A42E71" w:rsidRPr="004D281F" w:rsidRDefault="00A42E71" w:rsidP="00C71D2B">
            <w:pPr>
              <w:rPr>
                <w:b/>
                <w:color w:val="000000"/>
              </w:rPr>
            </w:pPr>
            <w:r w:rsidRPr="004D281F">
              <w:rPr>
                <w:b/>
                <w:color w:val="000000"/>
              </w:rPr>
              <w:t>UI Details</w:t>
            </w:r>
          </w:p>
        </w:tc>
        <w:tc>
          <w:tcPr>
            <w:tcW w:w="7684" w:type="dxa"/>
          </w:tcPr>
          <w:p w14:paraId="78F0EB33" w14:textId="77777777" w:rsidR="00A42E71" w:rsidRPr="004D281F" w:rsidRDefault="00A42E71" w:rsidP="00C71D2B">
            <w:pPr>
              <w:jc w:val="both"/>
              <w:rPr>
                <w:rFonts w:eastAsia="Calibri"/>
                <w:color w:val="000000"/>
              </w:rPr>
            </w:pPr>
            <w:r w:rsidRPr="004D281F">
              <w:rPr>
                <w:rFonts w:eastAsia="Calibri"/>
                <w:color w:val="000000"/>
              </w:rPr>
              <w:t xml:space="preserve"> </w:t>
            </w:r>
            <w:r>
              <w:rPr>
                <w:rFonts w:eastAsia="Calibri"/>
                <w:color w:val="000000"/>
              </w:rPr>
              <w:t>Appraisal 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4D7C0EF8" w14:textId="77777777" w:rsidR="00A42E71" w:rsidRDefault="00A42E71" w:rsidP="00C71D2B">
            <w:pPr>
              <w:jc w:val="both"/>
              <w:rPr>
                <w:color w:val="000000"/>
              </w:rPr>
            </w:pPr>
          </w:p>
          <w:bookmarkStart w:id="105" w:name="_MON_1696337937"/>
          <w:bookmarkEnd w:id="105"/>
          <w:p w14:paraId="2B571B48" w14:textId="6A74C6A7" w:rsidR="00A42E71" w:rsidRDefault="00364C66" w:rsidP="00C71D2B">
            <w:pPr>
              <w:jc w:val="both"/>
              <w:rPr>
                <w:color w:val="000000"/>
              </w:rPr>
            </w:pPr>
            <w:r>
              <w:rPr>
                <w:color w:val="000000"/>
              </w:rPr>
              <w:object w:dxaOrig="1534" w:dyaOrig="991" w14:anchorId="7F95B8EB">
                <v:shape id="_x0000_i1034" type="#_x0000_t75" style="width:76.2pt;height:49.4pt" o:ole="">
                  <v:imagedata r:id="rId34" o:title=""/>
                </v:shape>
                <o:OLEObject Type="Embed" ProgID="Excel.Sheet.12" ShapeID="_x0000_i1034" DrawAspect="Icon" ObjectID="_1713432224" r:id="rId35"/>
              </w:object>
            </w:r>
          </w:p>
          <w:p w14:paraId="47BE752B" w14:textId="77777777" w:rsidR="00A42E71" w:rsidRPr="004D281F" w:rsidRDefault="00A42E71" w:rsidP="00C71D2B">
            <w:pPr>
              <w:jc w:val="both"/>
              <w:rPr>
                <w:color w:val="000000"/>
              </w:rPr>
            </w:pPr>
          </w:p>
        </w:tc>
      </w:tr>
    </w:tbl>
    <w:p w14:paraId="725D5A97" w14:textId="69F56B38" w:rsidR="00A42E71" w:rsidRDefault="00A42E71">
      <w:pPr>
        <w:rPr>
          <w:rFonts w:eastAsiaTheme="majorEastAsia" w:cstheme="minorHAnsi"/>
          <w:b/>
          <w:bCs/>
        </w:rPr>
      </w:pPr>
    </w:p>
    <w:p w14:paraId="60370492" w14:textId="6B2819A8" w:rsidR="00185091" w:rsidRPr="00476B92" w:rsidRDefault="00185091" w:rsidP="00185091">
      <w:pPr>
        <w:pStyle w:val="Heading2"/>
        <w:tabs>
          <w:tab w:val="left" w:pos="576"/>
          <w:tab w:val="left" w:pos="882"/>
        </w:tabs>
        <w:rPr>
          <w:rFonts w:asciiTheme="minorHAnsi" w:hAnsiTheme="minorHAnsi" w:cstheme="minorHAnsi"/>
          <w:b/>
          <w:bCs/>
          <w:color w:val="auto"/>
          <w:sz w:val="22"/>
          <w:szCs w:val="22"/>
        </w:rPr>
      </w:pPr>
      <w:bookmarkStart w:id="106" w:name="_Toc102569932"/>
      <w:r>
        <w:rPr>
          <w:rFonts w:asciiTheme="minorHAnsi" w:eastAsiaTheme="minorHAnsi" w:hAnsiTheme="minorHAnsi" w:cs="Arial"/>
          <w:b/>
          <w:bCs/>
          <w:caps/>
          <w:color w:val="auto"/>
          <w:kern w:val="32"/>
          <w:sz w:val="22"/>
          <w:szCs w:val="22"/>
        </w:rPr>
        <w:t>4.2.7</w:t>
      </w:r>
      <w:r>
        <w:rPr>
          <w:rFonts w:asciiTheme="minorHAnsi" w:eastAsiaTheme="minorHAnsi" w:hAnsiTheme="minorHAnsi" w:cs="Arial"/>
          <w:b/>
          <w:bCs/>
          <w:caps/>
          <w:color w:val="auto"/>
          <w:kern w:val="32"/>
          <w:sz w:val="22"/>
          <w:szCs w:val="22"/>
        </w:rPr>
        <w:tab/>
        <w:t>Pricing</w:t>
      </w:r>
      <w:bookmarkEnd w:id="106"/>
      <w:r w:rsidRPr="00476B92">
        <w:rPr>
          <w:rFonts w:asciiTheme="minorHAnsi" w:hAnsiTheme="minorHAnsi" w:cstheme="minorHAnsi"/>
          <w:b/>
          <w:bCs/>
          <w:color w:val="auto"/>
          <w:sz w:val="22"/>
          <w:szCs w:val="22"/>
        </w:rPr>
        <w:t xml:space="preserve">  </w:t>
      </w:r>
    </w:p>
    <w:p w14:paraId="39B73699" w14:textId="77777777" w:rsidR="00185091" w:rsidRDefault="00185091" w:rsidP="00185091"/>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7684"/>
      </w:tblGrid>
      <w:tr w:rsidR="00185091" w:rsidRPr="004D281F" w14:paraId="510BBC21" w14:textId="77777777" w:rsidTr="000B05B8">
        <w:tc>
          <w:tcPr>
            <w:tcW w:w="1814" w:type="dxa"/>
          </w:tcPr>
          <w:p w14:paraId="44B65217" w14:textId="1884F140" w:rsidR="00185091" w:rsidRPr="004D281F" w:rsidRDefault="00185091" w:rsidP="00185091">
            <w:pPr>
              <w:rPr>
                <w:b/>
                <w:color w:val="000000"/>
              </w:rPr>
            </w:pPr>
            <w:r w:rsidRPr="004D281F">
              <w:rPr>
                <w:b/>
                <w:color w:val="000000"/>
              </w:rPr>
              <w:t>UI Details</w:t>
            </w:r>
          </w:p>
        </w:tc>
        <w:tc>
          <w:tcPr>
            <w:tcW w:w="7684" w:type="dxa"/>
          </w:tcPr>
          <w:p w14:paraId="7A296299" w14:textId="77777777" w:rsidR="00185091" w:rsidRDefault="00185091" w:rsidP="00185091">
            <w:pPr>
              <w:jc w:val="both"/>
              <w:rPr>
                <w:rFonts w:eastAsia="Calibri"/>
                <w:color w:val="000000"/>
              </w:rPr>
            </w:pPr>
            <w:r>
              <w:rPr>
                <w:rFonts w:eastAsia="Calibri"/>
                <w:color w:val="000000"/>
              </w:rPr>
              <w:t>P</w:t>
            </w:r>
            <w:r w:rsidRPr="004D281F">
              <w:rPr>
                <w:rFonts w:eastAsia="Calibri"/>
                <w:color w:val="000000"/>
              </w:rPr>
              <w:t xml:space="preserve">ricing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20B870B5" w14:textId="77777777" w:rsidR="00185091" w:rsidRPr="004D281F" w:rsidRDefault="00185091" w:rsidP="00185091">
            <w:pPr>
              <w:jc w:val="both"/>
              <w:rPr>
                <w:rFonts w:eastAsia="Calibri"/>
                <w:color w:val="000000"/>
              </w:rPr>
            </w:pPr>
          </w:p>
          <w:bookmarkStart w:id="107" w:name="_MON_1696338290"/>
          <w:bookmarkEnd w:id="107"/>
          <w:p w14:paraId="5EC8A399" w14:textId="5D62006D" w:rsidR="00185091" w:rsidRDefault="00185091" w:rsidP="00185091">
            <w:pPr>
              <w:jc w:val="both"/>
              <w:rPr>
                <w:color w:val="FF0000"/>
              </w:rPr>
            </w:pPr>
            <w:r>
              <w:rPr>
                <w:color w:val="FF0000"/>
              </w:rPr>
              <w:object w:dxaOrig="1534" w:dyaOrig="991" w14:anchorId="3F27EFDA">
                <v:shape id="_x0000_i1035" type="#_x0000_t75" style="width:76.2pt;height:49.4pt" o:ole="">
                  <v:imagedata r:id="rId36" o:title=""/>
                </v:shape>
                <o:OLEObject Type="Embed" ProgID="Excel.Sheet.12" ShapeID="_x0000_i1035" DrawAspect="Icon" ObjectID="_1713432225" r:id="rId37"/>
              </w:object>
            </w:r>
          </w:p>
          <w:p w14:paraId="717282AB" w14:textId="77777777" w:rsidR="00185091" w:rsidRPr="004D281F" w:rsidRDefault="00185091" w:rsidP="00185091">
            <w:pPr>
              <w:jc w:val="both"/>
              <w:rPr>
                <w:color w:val="000000"/>
              </w:rPr>
            </w:pPr>
          </w:p>
        </w:tc>
      </w:tr>
    </w:tbl>
    <w:p w14:paraId="2057F8ED" w14:textId="77777777" w:rsidR="00185091" w:rsidRDefault="00185091">
      <w:pPr>
        <w:rPr>
          <w:rFonts w:eastAsiaTheme="majorEastAsia" w:cstheme="minorHAnsi"/>
          <w:b/>
          <w:bCs/>
        </w:rPr>
      </w:pPr>
    </w:p>
    <w:p w14:paraId="374FF4F8" w14:textId="58EE6B2A" w:rsidR="00C91900" w:rsidRPr="00DF5A6A" w:rsidRDefault="00DF5A6A" w:rsidP="00DF5A6A">
      <w:pPr>
        <w:pStyle w:val="Heading2"/>
        <w:tabs>
          <w:tab w:val="left" w:pos="576"/>
          <w:tab w:val="left" w:pos="882"/>
        </w:tabs>
        <w:rPr>
          <w:rFonts w:asciiTheme="minorHAnsi" w:eastAsiaTheme="minorHAnsi" w:hAnsiTheme="minorHAnsi" w:cs="Arial"/>
          <w:b/>
          <w:bCs/>
          <w:caps/>
          <w:color w:val="auto"/>
          <w:kern w:val="32"/>
          <w:sz w:val="22"/>
          <w:szCs w:val="22"/>
        </w:rPr>
      </w:pPr>
      <w:bookmarkStart w:id="108" w:name="_Toc102569933"/>
      <w:r>
        <w:rPr>
          <w:rFonts w:asciiTheme="minorHAnsi" w:eastAsiaTheme="minorHAnsi" w:hAnsiTheme="minorHAnsi" w:cs="Arial"/>
          <w:b/>
          <w:bCs/>
          <w:caps/>
          <w:color w:val="auto"/>
          <w:kern w:val="32"/>
          <w:sz w:val="22"/>
          <w:szCs w:val="22"/>
        </w:rPr>
        <w:t>4.2.8</w:t>
      </w:r>
      <w:r>
        <w:rPr>
          <w:rFonts w:asciiTheme="minorHAnsi" w:eastAsiaTheme="minorHAnsi" w:hAnsiTheme="minorHAnsi" w:cs="Arial"/>
          <w:b/>
          <w:bCs/>
          <w:caps/>
          <w:color w:val="auto"/>
          <w:kern w:val="32"/>
          <w:sz w:val="22"/>
          <w:szCs w:val="22"/>
        </w:rPr>
        <w:tab/>
      </w:r>
      <w:r w:rsidR="00FD4421" w:rsidRPr="00DF5A6A">
        <w:rPr>
          <w:rFonts w:asciiTheme="minorHAnsi" w:eastAsiaTheme="minorHAnsi" w:hAnsiTheme="minorHAnsi" w:cs="Arial"/>
          <w:b/>
          <w:bCs/>
          <w:caps/>
          <w:color w:val="auto"/>
          <w:kern w:val="32"/>
          <w:sz w:val="22"/>
          <w:szCs w:val="22"/>
        </w:rPr>
        <w:t>Deviation Check</w:t>
      </w:r>
      <w:bookmarkEnd w:id="108"/>
      <w:r w:rsidR="00C91900" w:rsidRPr="00DF5A6A">
        <w:rPr>
          <w:rFonts w:asciiTheme="minorHAnsi" w:eastAsiaTheme="minorHAnsi" w:hAnsiTheme="minorHAnsi" w:cs="Arial"/>
          <w:b/>
          <w:bCs/>
          <w:caps/>
          <w:color w:val="auto"/>
          <w:kern w:val="32"/>
          <w:sz w:val="22"/>
          <w:szCs w:val="22"/>
        </w:rPr>
        <w:t xml:space="preserve"> </w:t>
      </w:r>
    </w:p>
    <w:p w14:paraId="117596C7" w14:textId="77777777" w:rsidR="00C91900" w:rsidRDefault="00C91900" w:rsidP="00C91900"/>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7684"/>
      </w:tblGrid>
      <w:tr w:rsidR="0012390F" w:rsidRPr="004D281F" w14:paraId="51A93B25" w14:textId="77777777" w:rsidTr="00D925C4">
        <w:tc>
          <w:tcPr>
            <w:tcW w:w="1814" w:type="dxa"/>
          </w:tcPr>
          <w:p w14:paraId="77769F86" w14:textId="77777777" w:rsidR="0012390F" w:rsidRPr="004D281F" w:rsidRDefault="0012390F" w:rsidP="00C71D2B">
            <w:pPr>
              <w:rPr>
                <w:b/>
                <w:color w:val="000000"/>
              </w:rPr>
            </w:pPr>
            <w:r w:rsidRPr="004D281F">
              <w:rPr>
                <w:b/>
                <w:color w:val="000000"/>
              </w:rPr>
              <w:t>UI Details</w:t>
            </w:r>
          </w:p>
        </w:tc>
        <w:tc>
          <w:tcPr>
            <w:tcW w:w="7684" w:type="dxa"/>
          </w:tcPr>
          <w:p w14:paraId="1CD2D70F" w14:textId="2F79D676" w:rsidR="0012390F" w:rsidRDefault="0012390F" w:rsidP="00C71D2B">
            <w:pPr>
              <w:jc w:val="both"/>
              <w:rPr>
                <w:rFonts w:eastAsia="Calibri"/>
                <w:color w:val="000000"/>
              </w:rPr>
            </w:pPr>
            <w:r>
              <w:rPr>
                <w:rFonts w:eastAsia="Calibri"/>
                <w:color w:val="000000"/>
              </w:rPr>
              <w:t>Deviation Check</w:t>
            </w:r>
            <w:r w:rsidRPr="004D281F">
              <w:rPr>
                <w:rFonts w:eastAsia="Calibri"/>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5F912C32" w14:textId="77777777" w:rsidR="0012390F" w:rsidRDefault="0012390F" w:rsidP="00C71D2B">
            <w:pPr>
              <w:jc w:val="both"/>
              <w:rPr>
                <w:rFonts w:eastAsia="Calibri"/>
                <w:color w:val="000000"/>
              </w:rPr>
            </w:pPr>
          </w:p>
          <w:bookmarkStart w:id="109" w:name="_MON_1696338349"/>
          <w:bookmarkEnd w:id="109"/>
          <w:p w14:paraId="6AC9F3B2" w14:textId="6BB31802" w:rsidR="0012390F" w:rsidRDefault="00DF5A6A" w:rsidP="00C71D2B">
            <w:pPr>
              <w:jc w:val="both"/>
              <w:rPr>
                <w:rFonts w:eastAsia="Calibri"/>
                <w:color w:val="000000"/>
              </w:rPr>
            </w:pPr>
            <w:r>
              <w:rPr>
                <w:rFonts w:eastAsia="Calibri"/>
                <w:color w:val="000000"/>
              </w:rPr>
              <w:object w:dxaOrig="1534" w:dyaOrig="991" w14:anchorId="4AFB808A">
                <v:shape id="_x0000_i1036" type="#_x0000_t75" style="width:76.2pt;height:49.4pt" o:ole="">
                  <v:imagedata r:id="rId38" o:title=""/>
                </v:shape>
                <o:OLEObject Type="Embed" ProgID="Excel.Sheet.12" ShapeID="_x0000_i1036" DrawAspect="Icon" ObjectID="_1713432226" r:id="rId39"/>
              </w:object>
            </w:r>
          </w:p>
          <w:p w14:paraId="01F290CA" w14:textId="3F8EF7EC" w:rsidR="003C69C1" w:rsidRPr="003C69C1" w:rsidRDefault="003C69C1" w:rsidP="00C71D2B">
            <w:pPr>
              <w:jc w:val="both"/>
              <w:rPr>
                <w:rFonts w:eastAsia="Calibri"/>
                <w:color w:val="000000"/>
              </w:rPr>
            </w:pPr>
          </w:p>
        </w:tc>
      </w:tr>
    </w:tbl>
    <w:p w14:paraId="48A79092" w14:textId="6FA65A2C" w:rsidR="00FD4421" w:rsidRDefault="00FD4421">
      <w:pPr>
        <w:rPr>
          <w:rFonts w:eastAsiaTheme="majorEastAsia" w:cstheme="minorHAnsi"/>
          <w:b/>
          <w:bCs/>
        </w:rPr>
      </w:pPr>
    </w:p>
    <w:p w14:paraId="599937EA" w14:textId="77777777" w:rsidR="00E83517" w:rsidRDefault="00E83517">
      <w:pPr>
        <w:rPr>
          <w:rFonts w:cs="Arial"/>
          <w:b/>
          <w:bCs/>
          <w:caps/>
          <w:kern w:val="32"/>
        </w:rPr>
      </w:pPr>
      <w:r>
        <w:rPr>
          <w:rFonts w:cs="Arial"/>
          <w:b/>
          <w:bCs/>
          <w:caps/>
          <w:kern w:val="32"/>
        </w:rPr>
        <w:br w:type="page"/>
      </w:r>
    </w:p>
    <w:p w14:paraId="7E9417B0" w14:textId="66DA23B8" w:rsidR="00C91900" w:rsidRPr="00DF5A6A" w:rsidRDefault="00DF5A6A" w:rsidP="00DF5A6A">
      <w:pPr>
        <w:pStyle w:val="Heading2"/>
        <w:tabs>
          <w:tab w:val="left" w:pos="576"/>
          <w:tab w:val="left" w:pos="882"/>
        </w:tabs>
        <w:rPr>
          <w:rFonts w:asciiTheme="minorHAnsi" w:eastAsiaTheme="minorHAnsi" w:hAnsiTheme="minorHAnsi" w:cs="Arial"/>
          <w:b/>
          <w:bCs/>
          <w:caps/>
          <w:color w:val="auto"/>
          <w:kern w:val="32"/>
          <w:sz w:val="22"/>
          <w:szCs w:val="22"/>
        </w:rPr>
      </w:pPr>
      <w:bookmarkStart w:id="110" w:name="_Toc102569934"/>
      <w:r>
        <w:rPr>
          <w:rFonts w:asciiTheme="minorHAnsi" w:eastAsiaTheme="minorHAnsi" w:hAnsiTheme="minorHAnsi" w:cs="Arial"/>
          <w:b/>
          <w:bCs/>
          <w:caps/>
          <w:color w:val="auto"/>
          <w:kern w:val="32"/>
          <w:sz w:val="22"/>
          <w:szCs w:val="22"/>
        </w:rPr>
        <w:lastRenderedPageBreak/>
        <w:t>4.2.9</w:t>
      </w:r>
      <w:r>
        <w:rPr>
          <w:rFonts w:asciiTheme="minorHAnsi" w:eastAsiaTheme="minorHAnsi" w:hAnsiTheme="minorHAnsi" w:cs="Arial"/>
          <w:b/>
          <w:bCs/>
          <w:caps/>
          <w:color w:val="auto"/>
          <w:kern w:val="32"/>
          <w:sz w:val="22"/>
          <w:szCs w:val="22"/>
        </w:rPr>
        <w:tab/>
      </w:r>
      <w:r w:rsidR="00FD4421" w:rsidRPr="00DF5A6A">
        <w:rPr>
          <w:rFonts w:asciiTheme="minorHAnsi" w:eastAsiaTheme="minorHAnsi" w:hAnsiTheme="minorHAnsi" w:cs="Arial"/>
          <w:b/>
          <w:bCs/>
          <w:caps/>
          <w:color w:val="auto"/>
          <w:kern w:val="32"/>
          <w:sz w:val="22"/>
          <w:szCs w:val="22"/>
        </w:rPr>
        <w:t>Deviation Approval</w:t>
      </w:r>
      <w:bookmarkEnd w:id="110"/>
    </w:p>
    <w:p w14:paraId="125DBB38" w14:textId="77777777" w:rsidR="00C91900" w:rsidRDefault="00C91900" w:rsidP="00C91900"/>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4"/>
        <w:gridCol w:w="7684"/>
      </w:tblGrid>
      <w:tr w:rsidR="00513312" w:rsidRPr="004D281F" w14:paraId="2E28FC9B" w14:textId="77777777" w:rsidTr="00107B24">
        <w:tc>
          <w:tcPr>
            <w:tcW w:w="1814" w:type="dxa"/>
          </w:tcPr>
          <w:p w14:paraId="562F6728" w14:textId="77777777" w:rsidR="00513312" w:rsidRPr="004D281F" w:rsidRDefault="00513312" w:rsidP="00C71D2B">
            <w:pPr>
              <w:rPr>
                <w:b/>
                <w:color w:val="000000"/>
              </w:rPr>
            </w:pPr>
            <w:r w:rsidRPr="004D281F">
              <w:rPr>
                <w:b/>
                <w:color w:val="000000"/>
              </w:rPr>
              <w:t>UI Details</w:t>
            </w:r>
          </w:p>
        </w:tc>
        <w:tc>
          <w:tcPr>
            <w:tcW w:w="7684" w:type="dxa"/>
          </w:tcPr>
          <w:p w14:paraId="73953A9A" w14:textId="6F7F83C3" w:rsidR="00513312" w:rsidRPr="004D281F" w:rsidRDefault="00513312" w:rsidP="00C71D2B">
            <w:pPr>
              <w:jc w:val="both"/>
              <w:rPr>
                <w:rFonts w:eastAsia="Calibri"/>
                <w:color w:val="000000"/>
              </w:rPr>
            </w:pPr>
            <w:r w:rsidRPr="004D281F">
              <w:rPr>
                <w:rFonts w:eastAsia="Calibri"/>
                <w:color w:val="000000"/>
              </w:rPr>
              <w:t xml:space="preserve">Deviation </w:t>
            </w:r>
            <w:r>
              <w:rPr>
                <w:rFonts w:eastAsia="Calibri"/>
                <w:color w:val="000000"/>
              </w:rPr>
              <w:t>Approval</w:t>
            </w:r>
            <w:r w:rsidRPr="004D281F">
              <w:rPr>
                <w:rFonts w:eastAsia="Calibri"/>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3EF61451" w14:textId="09EEBD63" w:rsidR="00513312" w:rsidRDefault="00513312" w:rsidP="00C71D2B">
            <w:pPr>
              <w:jc w:val="both"/>
              <w:rPr>
                <w:color w:val="000000"/>
              </w:rPr>
            </w:pPr>
            <w:bookmarkStart w:id="111" w:name="_MON_1515572020"/>
            <w:bookmarkEnd w:id="111"/>
          </w:p>
          <w:bookmarkStart w:id="112" w:name="_MON_1696338413"/>
          <w:bookmarkEnd w:id="112"/>
          <w:p w14:paraId="26E44806" w14:textId="24EAEF50" w:rsidR="00513312" w:rsidRDefault="00CF2A5D" w:rsidP="00C71D2B">
            <w:pPr>
              <w:jc w:val="both"/>
              <w:rPr>
                <w:color w:val="000000"/>
              </w:rPr>
            </w:pPr>
            <w:r>
              <w:rPr>
                <w:color w:val="000000"/>
              </w:rPr>
              <w:object w:dxaOrig="1534" w:dyaOrig="991" w14:anchorId="1ADFE37A">
                <v:shape id="_x0000_i1037" type="#_x0000_t75" style="width:76.2pt;height:49.4pt" o:ole="">
                  <v:imagedata r:id="rId40" o:title=""/>
                </v:shape>
                <o:OLEObject Type="Embed" ProgID="Excel.Sheet.12" ShapeID="_x0000_i1037" DrawAspect="Icon" ObjectID="_1713432227" r:id="rId41"/>
              </w:object>
            </w:r>
          </w:p>
          <w:p w14:paraId="01763056" w14:textId="308FDFFA" w:rsidR="00513312" w:rsidRPr="004D281F" w:rsidRDefault="00513312" w:rsidP="00C71D2B">
            <w:pPr>
              <w:jc w:val="both"/>
              <w:rPr>
                <w:color w:val="000000"/>
              </w:rPr>
            </w:pPr>
          </w:p>
        </w:tc>
      </w:tr>
    </w:tbl>
    <w:p w14:paraId="172522A7" w14:textId="261E02DE" w:rsidR="004169F5" w:rsidRDefault="004169F5">
      <w:pPr>
        <w:rPr>
          <w:rFonts w:eastAsiaTheme="majorEastAsia" w:cstheme="minorHAnsi"/>
          <w:b/>
          <w:bCs/>
        </w:rPr>
      </w:pPr>
    </w:p>
    <w:p w14:paraId="31FE8C33" w14:textId="7A6FDCE5" w:rsidR="00C41059" w:rsidRDefault="00C41059" w:rsidP="00C41059">
      <w:pPr>
        <w:pStyle w:val="Heading2"/>
        <w:tabs>
          <w:tab w:val="left" w:pos="576"/>
          <w:tab w:val="left" w:pos="882"/>
        </w:tabs>
        <w:rPr>
          <w:rFonts w:asciiTheme="minorHAnsi" w:eastAsiaTheme="minorHAnsi" w:hAnsiTheme="minorHAnsi" w:cs="Arial"/>
          <w:b/>
          <w:bCs/>
          <w:caps/>
          <w:color w:val="auto"/>
          <w:kern w:val="32"/>
          <w:sz w:val="22"/>
          <w:szCs w:val="22"/>
        </w:rPr>
      </w:pPr>
      <w:bookmarkStart w:id="113" w:name="_Toc102569935"/>
      <w:r>
        <w:rPr>
          <w:rFonts w:asciiTheme="minorHAnsi" w:eastAsiaTheme="minorHAnsi" w:hAnsiTheme="minorHAnsi" w:cs="Arial"/>
          <w:b/>
          <w:bCs/>
          <w:caps/>
          <w:color w:val="auto"/>
          <w:kern w:val="32"/>
          <w:sz w:val="22"/>
          <w:szCs w:val="22"/>
        </w:rPr>
        <w:t>4.3.1</w:t>
      </w:r>
      <w:r>
        <w:rPr>
          <w:rFonts w:asciiTheme="minorHAnsi" w:eastAsiaTheme="minorHAnsi" w:hAnsiTheme="minorHAnsi" w:cs="Arial"/>
          <w:b/>
          <w:bCs/>
          <w:caps/>
          <w:color w:val="auto"/>
          <w:kern w:val="32"/>
          <w:sz w:val="22"/>
          <w:szCs w:val="22"/>
        </w:rPr>
        <w:tab/>
        <w:t>Underwriting</w:t>
      </w:r>
      <w:bookmarkEnd w:id="113"/>
    </w:p>
    <w:p w14:paraId="14A88502" w14:textId="77777777" w:rsidR="00F62FA5" w:rsidRPr="00F62FA5" w:rsidRDefault="00F62FA5" w:rsidP="00F62FA5"/>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F62FA5" w:rsidRPr="003318DB" w14:paraId="03195410" w14:textId="77777777" w:rsidTr="00F62FA5">
        <w:tc>
          <w:tcPr>
            <w:tcW w:w="1844" w:type="dxa"/>
            <w:tcBorders>
              <w:top w:val="single" w:sz="4" w:space="0" w:color="auto"/>
              <w:left w:val="single" w:sz="4" w:space="0" w:color="auto"/>
              <w:bottom w:val="single" w:sz="4" w:space="0" w:color="auto"/>
              <w:right w:val="single" w:sz="4" w:space="0" w:color="auto"/>
            </w:tcBorders>
          </w:tcPr>
          <w:p w14:paraId="678B61FF" w14:textId="77777777" w:rsidR="00F62FA5" w:rsidRPr="004D281F" w:rsidRDefault="00F62FA5" w:rsidP="00C71D2B">
            <w:pPr>
              <w:rPr>
                <w:b/>
                <w:color w:val="000000"/>
              </w:rPr>
            </w:pPr>
            <w:r w:rsidRPr="004D281F">
              <w:rPr>
                <w:b/>
                <w:color w:val="000000"/>
              </w:rPr>
              <w:t xml:space="preserve">Brief </w:t>
            </w:r>
            <w:r>
              <w:rPr>
                <w:b/>
                <w:color w:val="000000"/>
              </w:rPr>
              <w:t>D</w:t>
            </w:r>
            <w:r w:rsidRPr="004D281F">
              <w:rPr>
                <w:b/>
                <w:color w:val="000000"/>
              </w:rPr>
              <w:t xml:space="preserve">escription </w:t>
            </w:r>
          </w:p>
        </w:tc>
        <w:tc>
          <w:tcPr>
            <w:tcW w:w="7654" w:type="dxa"/>
            <w:tcBorders>
              <w:top w:val="single" w:sz="4" w:space="0" w:color="auto"/>
              <w:left w:val="single" w:sz="4" w:space="0" w:color="auto"/>
              <w:bottom w:val="single" w:sz="4" w:space="0" w:color="auto"/>
              <w:right w:val="single" w:sz="4" w:space="0" w:color="auto"/>
            </w:tcBorders>
          </w:tcPr>
          <w:p w14:paraId="693B5F15" w14:textId="77777777" w:rsidR="00F62FA5" w:rsidRPr="00F62FA5" w:rsidRDefault="00F62FA5" w:rsidP="00C71D2B">
            <w:pPr>
              <w:jc w:val="both"/>
              <w:rPr>
                <w:rFonts w:eastAsia="Calibri"/>
                <w:color w:val="000000"/>
              </w:rPr>
            </w:pPr>
            <w:r w:rsidRPr="00F62FA5">
              <w:rPr>
                <w:rFonts w:eastAsia="Calibri"/>
                <w:color w:val="000000"/>
              </w:rPr>
              <w:t>- First Level UW/Sanctioning activity will be allocated to same CM user only. Subsequently it will be allocated by CM to other users. Assignment of users will be done manually by the user. Final approval authority will be captured at this level by the CM manually. System will allow that level for approving or rejecting the case.</w:t>
            </w:r>
          </w:p>
          <w:p w14:paraId="25BB949A" w14:textId="77777777" w:rsidR="00F62FA5" w:rsidRPr="00F62FA5" w:rsidRDefault="00F62FA5" w:rsidP="00C71D2B">
            <w:pPr>
              <w:jc w:val="both"/>
              <w:rPr>
                <w:rFonts w:eastAsia="Calibri"/>
                <w:color w:val="000000"/>
              </w:rPr>
            </w:pPr>
            <w:r w:rsidRPr="00F62FA5">
              <w:rPr>
                <w:rFonts w:eastAsia="Calibri"/>
                <w:color w:val="000000"/>
              </w:rPr>
              <w:t>- CM will assign the case to Sanctioning authority for sanction.</w:t>
            </w:r>
          </w:p>
          <w:p w14:paraId="2840A7F8" w14:textId="77777777" w:rsidR="00F62FA5" w:rsidRPr="00F62FA5" w:rsidRDefault="00F62FA5" w:rsidP="00C71D2B">
            <w:pPr>
              <w:jc w:val="both"/>
              <w:rPr>
                <w:rFonts w:eastAsia="Calibri"/>
                <w:color w:val="000000"/>
              </w:rPr>
            </w:pPr>
            <w:r w:rsidRPr="00F62FA5">
              <w:rPr>
                <w:rFonts w:eastAsia="Calibri"/>
                <w:color w:val="000000"/>
              </w:rPr>
              <w:t>- At any level user can push back the case to CM.</w:t>
            </w:r>
          </w:p>
          <w:p w14:paraId="5378AEA2" w14:textId="77777777" w:rsidR="00F62FA5" w:rsidRPr="00F62FA5" w:rsidRDefault="00F62FA5" w:rsidP="00C71D2B">
            <w:pPr>
              <w:jc w:val="both"/>
              <w:rPr>
                <w:rFonts w:eastAsia="Calibri"/>
                <w:color w:val="000000"/>
              </w:rPr>
            </w:pPr>
          </w:p>
          <w:p w14:paraId="57D05903" w14:textId="77777777" w:rsidR="00F62FA5" w:rsidRPr="00F62FA5" w:rsidRDefault="00F62FA5" w:rsidP="00C71D2B">
            <w:pPr>
              <w:jc w:val="both"/>
              <w:rPr>
                <w:rFonts w:eastAsia="Calibri"/>
                <w:color w:val="000000"/>
              </w:rPr>
            </w:pPr>
            <w:r w:rsidRPr="00F62FA5">
              <w:rPr>
                <w:rFonts w:eastAsia="Calibri"/>
                <w:color w:val="000000"/>
              </w:rPr>
              <w:t xml:space="preserve">User will be able to recommend / approve the application. The following decisions will be available for the user – </w:t>
            </w:r>
          </w:p>
          <w:p w14:paraId="6EF3B1F6" w14:textId="77777777" w:rsidR="00F62FA5" w:rsidRPr="00F62FA5" w:rsidRDefault="00F62FA5" w:rsidP="00C71D2B">
            <w:pPr>
              <w:pStyle w:val="ListParagraph2"/>
              <w:numPr>
                <w:ilvl w:val="0"/>
                <w:numId w:val="20"/>
              </w:numPr>
              <w:jc w:val="both"/>
              <w:rPr>
                <w:rFonts w:asciiTheme="minorHAnsi" w:hAnsiTheme="minorHAnsi" w:cstheme="minorBidi"/>
                <w:color w:val="000000"/>
              </w:rPr>
            </w:pPr>
            <w:r w:rsidRPr="00F62FA5">
              <w:rPr>
                <w:rFonts w:asciiTheme="minorHAnsi" w:hAnsiTheme="minorHAnsi" w:cstheme="minorBidi"/>
                <w:color w:val="000000"/>
              </w:rPr>
              <w:t>Approve – This option will be available to the final sanctioning authority only.</w:t>
            </w:r>
          </w:p>
          <w:p w14:paraId="15FF1D76" w14:textId="77777777" w:rsidR="00F62FA5" w:rsidRPr="00F62FA5" w:rsidRDefault="00F62FA5" w:rsidP="00C71D2B">
            <w:pPr>
              <w:pStyle w:val="ListParagraph2"/>
              <w:numPr>
                <w:ilvl w:val="0"/>
                <w:numId w:val="20"/>
              </w:numPr>
              <w:spacing w:after="0"/>
              <w:jc w:val="both"/>
              <w:rPr>
                <w:rFonts w:asciiTheme="minorHAnsi" w:hAnsiTheme="minorHAnsi" w:cstheme="minorBidi"/>
                <w:color w:val="000000"/>
              </w:rPr>
            </w:pPr>
            <w:r w:rsidRPr="00F62FA5">
              <w:rPr>
                <w:rFonts w:asciiTheme="minorHAnsi" w:hAnsiTheme="minorHAnsi" w:cstheme="minorBidi"/>
                <w:color w:val="000000"/>
              </w:rPr>
              <w:t>Recommend – This option will be applicable for intermediate (sanctioning) users who will submit case to higher authority for taking decision on the case.</w:t>
            </w:r>
          </w:p>
          <w:p w14:paraId="7719EB57" w14:textId="77777777" w:rsidR="00F62FA5" w:rsidRPr="00F62FA5" w:rsidRDefault="00F62FA5" w:rsidP="00C71D2B">
            <w:pPr>
              <w:pStyle w:val="ListParagraph2"/>
              <w:numPr>
                <w:ilvl w:val="0"/>
                <w:numId w:val="20"/>
              </w:numPr>
              <w:spacing w:after="0"/>
              <w:jc w:val="both"/>
              <w:rPr>
                <w:rFonts w:asciiTheme="minorHAnsi" w:hAnsiTheme="minorHAnsi" w:cstheme="minorBidi"/>
                <w:color w:val="000000"/>
              </w:rPr>
            </w:pPr>
            <w:r w:rsidRPr="00F62FA5">
              <w:rPr>
                <w:rFonts w:asciiTheme="minorHAnsi" w:hAnsiTheme="minorHAnsi" w:cstheme="minorBidi"/>
                <w:color w:val="000000"/>
              </w:rPr>
              <w:t xml:space="preserve">Not Recommend - This option will be applicable for intermediate (underwriting) users who will submit case to higher authority for taking decision on the case. </w:t>
            </w:r>
          </w:p>
          <w:p w14:paraId="386660A4" w14:textId="77777777" w:rsidR="00F62FA5" w:rsidRPr="00F62FA5" w:rsidRDefault="00F62FA5" w:rsidP="00C71D2B">
            <w:pPr>
              <w:pStyle w:val="ListParagraph2"/>
              <w:numPr>
                <w:ilvl w:val="0"/>
                <w:numId w:val="20"/>
              </w:numPr>
              <w:jc w:val="both"/>
              <w:rPr>
                <w:rFonts w:asciiTheme="minorHAnsi" w:hAnsiTheme="minorHAnsi" w:cstheme="minorBidi"/>
                <w:color w:val="000000"/>
              </w:rPr>
            </w:pPr>
            <w:r w:rsidRPr="00F62FA5">
              <w:rPr>
                <w:rFonts w:asciiTheme="minorHAnsi" w:hAnsiTheme="minorHAnsi" w:cstheme="minorBidi"/>
                <w:color w:val="000000"/>
              </w:rPr>
              <w:t xml:space="preserve">Reject – This option will be available to the final sanctioning authority only. </w:t>
            </w:r>
          </w:p>
          <w:p w14:paraId="3AC20464" w14:textId="77777777" w:rsidR="00F62FA5" w:rsidRDefault="00F62FA5" w:rsidP="00C71D2B">
            <w:pPr>
              <w:pStyle w:val="ListParagraph2"/>
              <w:numPr>
                <w:ilvl w:val="0"/>
                <w:numId w:val="20"/>
              </w:numPr>
              <w:jc w:val="both"/>
              <w:rPr>
                <w:rFonts w:asciiTheme="minorHAnsi" w:hAnsiTheme="minorHAnsi" w:cstheme="minorBidi"/>
                <w:color w:val="000000"/>
              </w:rPr>
            </w:pPr>
            <w:r w:rsidRPr="00F62FA5">
              <w:rPr>
                <w:rFonts w:asciiTheme="minorHAnsi" w:hAnsiTheme="minorHAnsi" w:cstheme="minorBidi"/>
                <w:color w:val="000000"/>
              </w:rPr>
              <w:t>Pushback to Pre-Underwriting– In case any change is required in the application, any of the underwriting users can push back the application to pre -Underwriting stage. Such cases will be assigned to application CM</w:t>
            </w:r>
          </w:p>
          <w:p w14:paraId="2AF85394" w14:textId="77777777" w:rsidR="00F62FA5" w:rsidRDefault="00F62FA5" w:rsidP="00C71D2B">
            <w:pPr>
              <w:pStyle w:val="ListParagraph2"/>
              <w:numPr>
                <w:ilvl w:val="0"/>
                <w:numId w:val="20"/>
              </w:numPr>
              <w:jc w:val="both"/>
              <w:rPr>
                <w:rFonts w:asciiTheme="minorHAnsi" w:hAnsiTheme="minorHAnsi" w:cstheme="minorBidi"/>
                <w:color w:val="000000"/>
              </w:rPr>
            </w:pPr>
            <w:commentRangeStart w:id="114"/>
            <w:r>
              <w:rPr>
                <w:rFonts w:asciiTheme="minorHAnsi" w:hAnsiTheme="minorHAnsi" w:cstheme="minorBidi"/>
                <w:color w:val="000000"/>
              </w:rPr>
              <w:t>Pushback to DDE – In case of some changes required in the data captured in DDE, any of the underwriting users can push back the application to DDE stage. Such cases will be assigned to RM.</w:t>
            </w:r>
            <w:commentRangeEnd w:id="114"/>
            <w:r w:rsidR="00C07E70">
              <w:rPr>
                <w:rStyle w:val="CommentReference"/>
                <w:rFonts w:ascii="Times New Roman" w:eastAsia="Times New Roman" w:hAnsi="Times New Roman"/>
              </w:rPr>
              <w:commentReference w:id="114"/>
            </w:r>
          </w:p>
          <w:p w14:paraId="26816081" w14:textId="77777777" w:rsidR="00F62FA5" w:rsidRDefault="00F62FA5" w:rsidP="00F62FA5">
            <w:pPr>
              <w:pStyle w:val="ListParagraph2"/>
              <w:jc w:val="both"/>
              <w:rPr>
                <w:rFonts w:asciiTheme="minorHAnsi" w:hAnsiTheme="minorHAnsi" w:cstheme="minorBidi"/>
                <w:color w:val="000000"/>
              </w:rPr>
            </w:pPr>
          </w:p>
          <w:p w14:paraId="4A964D1E" w14:textId="13AB1CED" w:rsidR="00F62FA5" w:rsidRPr="00F62FA5" w:rsidRDefault="00F62FA5" w:rsidP="00F62FA5">
            <w:pPr>
              <w:pStyle w:val="ListParagraph2"/>
              <w:jc w:val="both"/>
              <w:rPr>
                <w:rFonts w:asciiTheme="minorHAnsi" w:hAnsiTheme="minorHAnsi" w:cstheme="minorBidi"/>
                <w:color w:val="000000"/>
              </w:rPr>
            </w:pPr>
          </w:p>
        </w:tc>
      </w:tr>
      <w:tr w:rsidR="00C41059" w:rsidRPr="004D281F" w14:paraId="693304DE" w14:textId="77777777" w:rsidTr="00C71D2B">
        <w:tc>
          <w:tcPr>
            <w:tcW w:w="1844" w:type="dxa"/>
          </w:tcPr>
          <w:p w14:paraId="18077991" w14:textId="77777777" w:rsidR="00C41059" w:rsidRPr="004D281F" w:rsidRDefault="00C41059" w:rsidP="00C71D2B">
            <w:pPr>
              <w:rPr>
                <w:b/>
                <w:color w:val="000000"/>
              </w:rPr>
            </w:pPr>
            <w:r w:rsidRPr="004D281F">
              <w:rPr>
                <w:b/>
                <w:color w:val="000000"/>
              </w:rPr>
              <w:t>UI Details</w:t>
            </w:r>
          </w:p>
        </w:tc>
        <w:tc>
          <w:tcPr>
            <w:tcW w:w="7654" w:type="dxa"/>
          </w:tcPr>
          <w:p w14:paraId="71CF7A60" w14:textId="77777777" w:rsidR="00C41059" w:rsidRPr="004D281F" w:rsidRDefault="00C41059" w:rsidP="00C71D2B">
            <w:pPr>
              <w:jc w:val="both"/>
              <w:rPr>
                <w:rFonts w:eastAsia="Calibri"/>
                <w:color w:val="000000"/>
              </w:rPr>
            </w:pPr>
            <w:r w:rsidRPr="004D281F">
              <w:rPr>
                <w:rFonts w:eastAsia="Calibri"/>
                <w:color w:val="000000"/>
              </w:rPr>
              <w:t xml:space="preserve">Underwriting (Application Approval / Recommendation)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3F96B8C0" w14:textId="77777777" w:rsidR="00C41059" w:rsidRDefault="00C41059" w:rsidP="00C71D2B">
            <w:pPr>
              <w:jc w:val="both"/>
              <w:rPr>
                <w:color w:val="000000"/>
              </w:rPr>
            </w:pPr>
          </w:p>
          <w:bookmarkStart w:id="115" w:name="_MON_1695216348"/>
          <w:bookmarkEnd w:id="115"/>
          <w:p w14:paraId="143A6B9A" w14:textId="5AECE439" w:rsidR="00C41059" w:rsidRPr="004D281F" w:rsidRDefault="00C41059" w:rsidP="00C71D2B">
            <w:pPr>
              <w:jc w:val="both"/>
              <w:rPr>
                <w:color w:val="000000"/>
              </w:rPr>
            </w:pPr>
            <w:r>
              <w:rPr>
                <w:color w:val="000000"/>
              </w:rPr>
              <w:object w:dxaOrig="1534" w:dyaOrig="991" w14:anchorId="06BEC446">
                <v:shape id="_x0000_i1038" type="#_x0000_t75" style="width:76.2pt;height:49.4pt" o:ole="">
                  <v:imagedata r:id="rId42" o:title=""/>
                </v:shape>
                <o:OLEObject Type="Embed" ProgID="Excel.Sheet.12" ShapeID="_x0000_i1038" DrawAspect="Icon" ObjectID="_1713432228" r:id="rId43"/>
              </w:object>
            </w:r>
          </w:p>
          <w:p w14:paraId="203EC239" w14:textId="77777777" w:rsidR="00C41059" w:rsidRPr="004D281F" w:rsidRDefault="00C41059" w:rsidP="00C71D2B">
            <w:pPr>
              <w:jc w:val="both"/>
              <w:rPr>
                <w:color w:val="000000"/>
              </w:rPr>
            </w:pPr>
          </w:p>
          <w:p w14:paraId="22ADBEEE" w14:textId="77777777" w:rsidR="00C41059" w:rsidRDefault="00C41059" w:rsidP="00C71D2B">
            <w:pPr>
              <w:jc w:val="both"/>
              <w:rPr>
                <w:color w:val="000000"/>
              </w:rPr>
            </w:pPr>
            <w:r>
              <w:rPr>
                <w:color w:val="000000"/>
              </w:rPr>
              <w:t xml:space="preserve">Covenants Details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7E82691A" w14:textId="77777777" w:rsidR="00C41059" w:rsidRDefault="00C41059" w:rsidP="00C71D2B">
            <w:pPr>
              <w:jc w:val="both"/>
              <w:rPr>
                <w:color w:val="000000"/>
              </w:rPr>
            </w:pPr>
          </w:p>
          <w:bookmarkStart w:id="116" w:name="_MON_1696338471"/>
          <w:bookmarkEnd w:id="116"/>
          <w:p w14:paraId="6C0716EF" w14:textId="3F45BB67" w:rsidR="00C41059" w:rsidRDefault="00980B51" w:rsidP="00C71D2B">
            <w:pPr>
              <w:jc w:val="both"/>
              <w:rPr>
                <w:color w:val="000000"/>
              </w:rPr>
            </w:pPr>
            <w:r>
              <w:rPr>
                <w:color w:val="000000"/>
              </w:rPr>
              <w:object w:dxaOrig="1534" w:dyaOrig="991" w14:anchorId="5F7C704B">
                <v:shape id="_x0000_i1039" type="#_x0000_t75" style="width:76.2pt;height:49.4pt" o:ole="">
                  <v:imagedata r:id="rId44" o:title=""/>
                </v:shape>
                <o:OLEObject Type="Embed" ProgID="Excel.Sheet.12" ShapeID="_x0000_i1039" DrawAspect="Icon" ObjectID="_1713432229" r:id="rId45"/>
              </w:object>
            </w:r>
          </w:p>
          <w:p w14:paraId="6707BED7" w14:textId="77777777" w:rsidR="00C41059" w:rsidRDefault="00C41059" w:rsidP="00C71D2B">
            <w:pPr>
              <w:jc w:val="both"/>
              <w:rPr>
                <w:color w:val="000000"/>
              </w:rPr>
            </w:pPr>
          </w:p>
          <w:p w14:paraId="2F312D3A" w14:textId="77777777" w:rsidR="00C41059" w:rsidRPr="004D281F" w:rsidRDefault="00C41059" w:rsidP="00C71D2B">
            <w:pPr>
              <w:jc w:val="both"/>
              <w:rPr>
                <w:color w:val="000000"/>
              </w:rPr>
            </w:pPr>
            <w:r>
              <w:rPr>
                <w:color w:val="000000"/>
              </w:rPr>
              <w:t>Deviation</w:t>
            </w:r>
            <w:r w:rsidRPr="004D281F">
              <w:rPr>
                <w:color w:val="000000"/>
              </w:rPr>
              <w:t xml:space="preserve"> approval </w:t>
            </w:r>
            <w:r>
              <w:rPr>
                <w:rFonts w:eastAsia="Calibri"/>
                <w:color w:val="000000"/>
              </w:rPr>
              <w:t>tentative s</w:t>
            </w:r>
            <w:r w:rsidRPr="004D281F">
              <w:rPr>
                <w:rFonts w:eastAsia="Calibri"/>
                <w:color w:val="000000"/>
              </w:rPr>
              <w:t>creen</w:t>
            </w:r>
            <w:r>
              <w:rPr>
                <w:rFonts w:eastAsia="Calibri"/>
                <w:color w:val="000000"/>
              </w:rPr>
              <w:t xml:space="preserve"> design</w:t>
            </w:r>
            <w:r w:rsidRPr="004D281F">
              <w:rPr>
                <w:rFonts w:eastAsia="Calibri"/>
                <w:color w:val="000000"/>
              </w:rPr>
              <w:t>:</w:t>
            </w:r>
          </w:p>
          <w:p w14:paraId="0CA0CBDC" w14:textId="77777777" w:rsidR="00C41059" w:rsidRDefault="00C41059" w:rsidP="00C71D2B">
            <w:pPr>
              <w:jc w:val="both"/>
              <w:rPr>
                <w:color w:val="000000"/>
              </w:rPr>
            </w:pPr>
          </w:p>
          <w:bookmarkStart w:id="117" w:name="_MON_1696338488"/>
          <w:bookmarkEnd w:id="117"/>
          <w:p w14:paraId="0FB97CD5" w14:textId="0591B2ED" w:rsidR="00C41059" w:rsidRDefault="00CF2A5D" w:rsidP="00C71D2B">
            <w:pPr>
              <w:jc w:val="both"/>
              <w:rPr>
                <w:color w:val="000000"/>
              </w:rPr>
            </w:pPr>
            <w:r>
              <w:rPr>
                <w:color w:val="000000"/>
              </w:rPr>
              <w:object w:dxaOrig="1534" w:dyaOrig="991" w14:anchorId="43ECD64C">
                <v:shape id="_x0000_i1040" type="#_x0000_t75" style="width:76.2pt;height:49.4pt" o:ole="">
                  <v:imagedata r:id="rId46" o:title=""/>
                </v:shape>
                <o:OLEObject Type="Embed" ProgID="Excel.Sheet.12" ShapeID="_x0000_i1040" DrawAspect="Icon" ObjectID="_1713432230" r:id="rId47"/>
              </w:object>
            </w:r>
          </w:p>
          <w:p w14:paraId="4189DF1A" w14:textId="77777777" w:rsidR="00132467" w:rsidRDefault="00132467" w:rsidP="00C71D2B">
            <w:pPr>
              <w:jc w:val="both"/>
              <w:rPr>
                <w:color w:val="000000"/>
              </w:rPr>
            </w:pPr>
          </w:p>
          <w:p w14:paraId="7B014F18" w14:textId="77777777" w:rsidR="00132467" w:rsidRDefault="00132467" w:rsidP="00132467">
            <w:pPr>
              <w:jc w:val="both"/>
              <w:rPr>
                <w:color w:val="000000"/>
              </w:rPr>
            </w:pPr>
            <w:r>
              <w:rPr>
                <w:color w:val="000000"/>
              </w:rPr>
              <w:t>Approval Matrix:</w:t>
            </w:r>
          </w:p>
          <w:p w14:paraId="7C444313" w14:textId="77777777" w:rsidR="00132467" w:rsidRDefault="00132467" w:rsidP="00132467">
            <w:pPr>
              <w:jc w:val="both"/>
              <w:rPr>
                <w:color w:val="000000"/>
              </w:rPr>
            </w:pPr>
          </w:p>
          <w:bookmarkStart w:id="118" w:name="_MON_1709488123"/>
          <w:bookmarkEnd w:id="118"/>
          <w:p w14:paraId="61CE3DBD" w14:textId="15FE9FAC" w:rsidR="00132467" w:rsidRDefault="00132467" w:rsidP="00132467">
            <w:pPr>
              <w:jc w:val="both"/>
              <w:rPr>
                <w:color w:val="000000"/>
              </w:rPr>
            </w:pPr>
            <w:r>
              <w:rPr>
                <w:color w:val="000000"/>
              </w:rPr>
              <w:object w:dxaOrig="1534" w:dyaOrig="991" w14:anchorId="738CC8D3">
                <v:shape id="_x0000_i1041" type="#_x0000_t75" style="width:76.2pt;height:49.4pt" o:ole="">
                  <v:imagedata r:id="rId48" o:title=""/>
                </v:shape>
                <o:OLEObject Type="Embed" ProgID="Excel.Sheet.12" ShapeID="_x0000_i1041" DrawAspect="Icon" ObjectID="_1713432231" r:id="rId49"/>
              </w:object>
            </w:r>
          </w:p>
          <w:p w14:paraId="3B528E8A" w14:textId="77777777" w:rsidR="00C41059" w:rsidRPr="004D281F" w:rsidRDefault="00C41059" w:rsidP="00C41059">
            <w:pPr>
              <w:jc w:val="both"/>
              <w:rPr>
                <w:color w:val="000000"/>
              </w:rPr>
            </w:pPr>
          </w:p>
        </w:tc>
      </w:tr>
    </w:tbl>
    <w:p w14:paraId="0A3342E8" w14:textId="64403EE8" w:rsidR="00C41059" w:rsidRDefault="00C41059">
      <w:pPr>
        <w:rPr>
          <w:rFonts w:eastAsiaTheme="majorEastAsia" w:cstheme="minorHAnsi"/>
          <w:b/>
          <w:bCs/>
        </w:rPr>
      </w:pPr>
    </w:p>
    <w:p w14:paraId="0FBA37AE" w14:textId="77777777" w:rsidR="00132467" w:rsidRDefault="00132467">
      <w:pPr>
        <w:rPr>
          <w:rFonts w:eastAsiaTheme="majorEastAsia" w:cstheme="minorHAnsi"/>
          <w:b/>
          <w:bCs/>
        </w:rPr>
      </w:pPr>
    </w:p>
    <w:p w14:paraId="2489DD3B" w14:textId="6465DB11" w:rsidR="000A528D" w:rsidRPr="0073528E" w:rsidRDefault="000A528D" w:rsidP="000A528D">
      <w:pPr>
        <w:pStyle w:val="Heading2"/>
        <w:tabs>
          <w:tab w:val="left" w:pos="576"/>
          <w:tab w:val="left" w:pos="882"/>
        </w:tabs>
        <w:rPr>
          <w:rFonts w:asciiTheme="minorHAnsi" w:eastAsiaTheme="minorHAnsi" w:hAnsiTheme="minorHAnsi" w:cs="Arial"/>
          <w:b/>
          <w:bCs/>
          <w:caps/>
          <w:color w:val="auto"/>
          <w:kern w:val="32"/>
          <w:sz w:val="22"/>
          <w:szCs w:val="22"/>
        </w:rPr>
      </w:pPr>
      <w:bookmarkStart w:id="119" w:name="_Toc102569936"/>
      <w:r>
        <w:rPr>
          <w:rFonts w:asciiTheme="minorHAnsi" w:eastAsiaTheme="minorHAnsi" w:hAnsiTheme="minorHAnsi" w:cs="Arial"/>
          <w:b/>
          <w:bCs/>
          <w:caps/>
          <w:color w:val="auto"/>
          <w:kern w:val="32"/>
          <w:sz w:val="22"/>
          <w:szCs w:val="22"/>
        </w:rPr>
        <w:t>4.3.3</w:t>
      </w:r>
      <w:r>
        <w:rPr>
          <w:rFonts w:asciiTheme="minorHAnsi" w:eastAsiaTheme="minorHAnsi" w:hAnsiTheme="minorHAnsi" w:cs="Arial"/>
          <w:b/>
          <w:bCs/>
          <w:caps/>
          <w:color w:val="auto"/>
          <w:kern w:val="32"/>
          <w:sz w:val="22"/>
          <w:szCs w:val="22"/>
        </w:rPr>
        <w:tab/>
        <w:t>Approval Acceptance</w:t>
      </w:r>
      <w:bookmarkEnd w:id="119"/>
    </w:p>
    <w:p w14:paraId="57F8F58D" w14:textId="77777777" w:rsidR="000A528D" w:rsidRDefault="000A528D" w:rsidP="000A528D"/>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0A528D" w:rsidRPr="004D281F" w14:paraId="371098B4" w14:textId="77777777" w:rsidTr="00C71D2B">
        <w:tc>
          <w:tcPr>
            <w:tcW w:w="1844" w:type="dxa"/>
          </w:tcPr>
          <w:p w14:paraId="04F10941" w14:textId="77777777" w:rsidR="000A528D" w:rsidRPr="004D281F" w:rsidRDefault="000A528D" w:rsidP="00C71D2B">
            <w:pPr>
              <w:rPr>
                <w:b/>
                <w:color w:val="000000"/>
              </w:rPr>
            </w:pPr>
            <w:r w:rsidRPr="004D281F">
              <w:rPr>
                <w:b/>
                <w:color w:val="000000"/>
              </w:rPr>
              <w:t>UI Details</w:t>
            </w:r>
          </w:p>
        </w:tc>
        <w:tc>
          <w:tcPr>
            <w:tcW w:w="7654" w:type="dxa"/>
          </w:tcPr>
          <w:p w14:paraId="2DFCACB9" w14:textId="5E6D04D2" w:rsidR="000A528D" w:rsidRPr="004D281F" w:rsidRDefault="000A528D" w:rsidP="00C71D2B">
            <w:pPr>
              <w:jc w:val="both"/>
              <w:rPr>
                <w:rFonts w:eastAsia="Calibri"/>
                <w:color w:val="000000"/>
              </w:rPr>
            </w:pPr>
            <w:r>
              <w:rPr>
                <w:rFonts w:eastAsia="Calibri"/>
                <w:color w:val="000000"/>
              </w:rPr>
              <w:t>Approval Acceptance</w:t>
            </w:r>
            <w:r w:rsidRPr="004D281F">
              <w:rPr>
                <w:rFonts w:eastAsia="Calibri"/>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t>:</w:t>
            </w:r>
          </w:p>
          <w:p w14:paraId="517B1231" w14:textId="2DB225D2" w:rsidR="000A528D" w:rsidRDefault="000A528D" w:rsidP="00C71D2B">
            <w:pPr>
              <w:jc w:val="both"/>
              <w:rPr>
                <w:color w:val="000000"/>
              </w:rPr>
            </w:pPr>
          </w:p>
          <w:bookmarkStart w:id="120" w:name="_MON_1709474382"/>
          <w:bookmarkEnd w:id="120"/>
          <w:p w14:paraId="2661B2B8" w14:textId="6E1A8C68" w:rsidR="000A528D" w:rsidRDefault="000C2925" w:rsidP="00C71D2B">
            <w:pPr>
              <w:jc w:val="both"/>
              <w:rPr>
                <w:color w:val="000000"/>
              </w:rPr>
            </w:pPr>
            <w:r>
              <w:rPr>
                <w:color w:val="000000"/>
              </w:rPr>
              <w:object w:dxaOrig="1534" w:dyaOrig="991" w14:anchorId="1003BF88">
                <v:shape id="_x0000_i1042" type="#_x0000_t75" style="width:76.2pt;height:49.4pt" o:ole="">
                  <v:imagedata r:id="rId50" o:title=""/>
                </v:shape>
                <o:OLEObject Type="Embed" ProgID="Excel.Sheet.12" ShapeID="_x0000_i1042" DrawAspect="Icon" ObjectID="_1713432232" r:id="rId51"/>
              </w:object>
            </w:r>
          </w:p>
          <w:p w14:paraId="7975CB99" w14:textId="175EDF88" w:rsidR="000A528D" w:rsidRPr="004D281F" w:rsidRDefault="000A528D" w:rsidP="00C71D2B">
            <w:pPr>
              <w:jc w:val="both"/>
              <w:rPr>
                <w:color w:val="000000"/>
              </w:rPr>
            </w:pPr>
          </w:p>
        </w:tc>
      </w:tr>
      <w:tr w:rsidR="00BE2FE7" w:rsidRPr="004D281F" w14:paraId="2719CF48" w14:textId="77777777" w:rsidTr="00C71D2B">
        <w:tc>
          <w:tcPr>
            <w:tcW w:w="1844" w:type="dxa"/>
          </w:tcPr>
          <w:p w14:paraId="153D9C92" w14:textId="1AC9387F" w:rsidR="00BE2FE7" w:rsidRPr="004D281F" w:rsidRDefault="00BE2FE7" w:rsidP="00BE2FE7">
            <w:pPr>
              <w:rPr>
                <w:b/>
                <w:color w:val="000000"/>
              </w:rPr>
            </w:pPr>
            <w:r w:rsidRPr="004D281F">
              <w:rPr>
                <w:b/>
                <w:color w:val="000000"/>
              </w:rPr>
              <w:t>Business Rules</w:t>
            </w:r>
          </w:p>
        </w:tc>
        <w:tc>
          <w:tcPr>
            <w:tcW w:w="7654" w:type="dxa"/>
          </w:tcPr>
          <w:p w14:paraId="0DAD7293" w14:textId="77777777" w:rsidR="00BE2FE7" w:rsidRDefault="00BE2FE7" w:rsidP="00BE2FE7">
            <w:pPr>
              <w:pStyle w:val="ListParagraph2"/>
              <w:numPr>
                <w:ilvl w:val="0"/>
                <w:numId w:val="17"/>
              </w:numPr>
              <w:spacing w:after="0" w:line="240" w:lineRule="auto"/>
              <w:jc w:val="both"/>
              <w:rPr>
                <w:rFonts w:asciiTheme="minorHAnsi" w:hAnsiTheme="minorHAnsi"/>
              </w:rPr>
            </w:pPr>
            <w:r>
              <w:rPr>
                <w:rFonts w:asciiTheme="minorHAnsi" w:hAnsiTheme="minorHAnsi"/>
              </w:rPr>
              <w:t xml:space="preserve">Details in modification required grid and </w:t>
            </w:r>
            <w:r w:rsidRPr="004D281F">
              <w:rPr>
                <w:rFonts w:asciiTheme="minorHAnsi" w:hAnsiTheme="minorHAnsi"/>
              </w:rPr>
              <w:t>Comments to be mandatorily entered by the RM in case customer has asked for negotiation.</w:t>
            </w:r>
          </w:p>
          <w:p w14:paraId="7F7D45FC" w14:textId="77777777" w:rsidR="00BE2FE7" w:rsidRPr="00BE2FE7" w:rsidRDefault="00BE2FE7" w:rsidP="00BE2FE7">
            <w:pPr>
              <w:pStyle w:val="ListParagraph2"/>
              <w:numPr>
                <w:ilvl w:val="0"/>
                <w:numId w:val="17"/>
              </w:numPr>
              <w:spacing w:after="0" w:line="240" w:lineRule="auto"/>
              <w:jc w:val="both"/>
              <w:rPr>
                <w:color w:val="000000"/>
              </w:rPr>
            </w:pPr>
            <w:r>
              <w:rPr>
                <w:rFonts w:asciiTheme="minorHAnsi" w:hAnsiTheme="minorHAnsi"/>
              </w:rPr>
              <w:t>Customer Id’s for all the Borrower, Co-Borrower, Guarantor needs to be entered in the screen.</w:t>
            </w:r>
          </w:p>
          <w:p w14:paraId="1590BECF" w14:textId="77777777" w:rsidR="00BE2FE7" w:rsidRPr="00BE2FE7" w:rsidRDefault="00BE2FE7" w:rsidP="00BE2FE7">
            <w:pPr>
              <w:pStyle w:val="ListParagraph2"/>
              <w:numPr>
                <w:ilvl w:val="0"/>
                <w:numId w:val="17"/>
              </w:numPr>
              <w:spacing w:after="0" w:line="240" w:lineRule="auto"/>
              <w:jc w:val="both"/>
              <w:rPr>
                <w:ins w:id="121" w:author="Ambarish Agwan" w:date="2022-04-25T19:09:00Z"/>
                <w:color w:val="000000"/>
                <w:rPrChange w:id="122" w:author="Ambarish Agwan" w:date="2022-04-25T19:09:00Z">
                  <w:rPr>
                    <w:ins w:id="123" w:author="Ambarish Agwan" w:date="2022-04-25T19:09:00Z"/>
                  </w:rPr>
                </w:rPrChange>
              </w:rPr>
            </w:pPr>
            <w:r>
              <w:t>If Case is at this stage for more than 90 days, then case will be Auto Rejected.</w:t>
            </w:r>
          </w:p>
          <w:p w14:paraId="77AC4682" w14:textId="66D02B24" w:rsidR="00BE2FE7" w:rsidRDefault="00BE2FE7" w:rsidP="00BE2FE7">
            <w:pPr>
              <w:pStyle w:val="ListParagraph2"/>
              <w:numPr>
                <w:ilvl w:val="0"/>
                <w:numId w:val="17"/>
              </w:numPr>
              <w:spacing w:after="0" w:line="240" w:lineRule="auto"/>
              <w:jc w:val="both"/>
              <w:rPr>
                <w:color w:val="000000"/>
              </w:rPr>
            </w:pPr>
            <w:commentRangeStart w:id="124"/>
            <w:ins w:id="125" w:author="Ambarish Agwan" w:date="2022-04-25T19:09:00Z">
              <w:r>
                <w:rPr>
                  <w:rFonts w:ascii="Segoe UI" w:hAnsi="Segoe UI" w:cs="Segoe UI"/>
                  <w:color w:val="172B4D"/>
                  <w:spacing w:val="-1"/>
                  <w:sz w:val="21"/>
                  <w:szCs w:val="21"/>
                  <w:shd w:val="clear" w:color="auto" w:fill="FFFFFF"/>
                </w:rPr>
                <w:t>in case of any Changes in Fees the same needs to be done procedurally, from the Approval Acceptance, select Negotiate so that case gets pushed back to UW. From UW pushback to Pre-UW stage so that Fees can be waived</w:t>
              </w:r>
            </w:ins>
            <w:ins w:id="126" w:author="Ambarish Agwan" w:date="2022-04-25T19:14:00Z">
              <w:r w:rsidR="00D26F25">
                <w:rPr>
                  <w:rFonts w:ascii="Segoe UI" w:hAnsi="Segoe UI" w:cs="Segoe UI"/>
                  <w:color w:val="172B4D"/>
                  <w:spacing w:val="-1"/>
                  <w:sz w:val="21"/>
                  <w:szCs w:val="21"/>
                  <w:shd w:val="clear" w:color="auto" w:fill="FFFFFF"/>
                </w:rPr>
                <w:t>,</w:t>
              </w:r>
            </w:ins>
            <w:ins w:id="127" w:author="Ambarish Agwan" w:date="2022-04-25T19:09:00Z">
              <w:r>
                <w:rPr>
                  <w:rFonts w:ascii="Segoe UI" w:hAnsi="Segoe UI" w:cs="Segoe UI"/>
                  <w:color w:val="172B4D"/>
                  <w:spacing w:val="-1"/>
                  <w:sz w:val="21"/>
                  <w:szCs w:val="21"/>
                  <w:shd w:val="clear" w:color="auto" w:fill="FFFFFF"/>
                </w:rPr>
                <w:t xml:space="preserve"> and it will be approved by UW and relevant documents can be uploaded.</w:t>
              </w:r>
            </w:ins>
            <w:commentRangeEnd w:id="124"/>
            <w:r w:rsidR="00C46AA5">
              <w:rPr>
                <w:rStyle w:val="CommentReference"/>
                <w:rFonts w:ascii="Times New Roman" w:eastAsia="Times New Roman" w:hAnsi="Times New Roman"/>
              </w:rPr>
              <w:commentReference w:id="124"/>
            </w:r>
          </w:p>
        </w:tc>
      </w:tr>
    </w:tbl>
    <w:p w14:paraId="131E0F0C" w14:textId="77777777" w:rsidR="000A528D" w:rsidRDefault="000A528D">
      <w:pPr>
        <w:rPr>
          <w:rFonts w:eastAsiaTheme="majorEastAsia" w:cstheme="minorHAnsi"/>
          <w:b/>
          <w:bCs/>
        </w:rPr>
      </w:pPr>
    </w:p>
    <w:p w14:paraId="56B911D7" w14:textId="5BDE4C22" w:rsidR="00DB7797" w:rsidRPr="0073528E" w:rsidRDefault="0073528E" w:rsidP="0073528E">
      <w:pPr>
        <w:pStyle w:val="Heading2"/>
        <w:tabs>
          <w:tab w:val="left" w:pos="576"/>
          <w:tab w:val="left" w:pos="882"/>
        </w:tabs>
        <w:rPr>
          <w:rFonts w:asciiTheme="minorHAnsi" w:eastAsiaTheme="minorHAnsi" w:hAnsiTheme="minorHAnsi" w:cs="Arial"/>
          <w:b/>
          <w:bCs/>
          <w:caps/>
          <w:color w:val="auto"/>
          <w:kern w:val="32"/>
          <w:sz w:val="22"/>
          <w:szCs w:val="22"/>
        </w:rPr>
      </w:pPr>
      <w:bookmarkStart w:id="128" w:name="_Toc102569937"/>
      <w:r>
        <w:rPr>
          <w:rFonts w:asciiTheme="minorHAnsi" w:eastAsiaTheme="minorHAnsi" w:hAnsiTheme="minorHAnsi" w:cs="Arial"/>
          <w:b/>
          <w:bCs/>
          <w:caps/>
          <w:color w:val="auto"/>
          <w:kern w:val="32"/>
          <w:sz w:val="22"/>
          <w:szCs w:val="22"/>
        </w:rPr>
        <w:t>4.3.5</w:t>
      </w:r>
      <w:r>
        <w:rPr>
          <w:rFonts w:asciiTheme="minorHAnsi" w:eastAsiaTheme="minorHAnsi" w:hAnsiTheme="minorHAnsi" w:cs="Arial"/>
          <w:b/>
          <w:bCs/>
          <w:caps/>
          <w:color w:val="auto"/>
          <w:kern w:val="32"/>
          <w:sz w:val="22"/>
          <w:szCs w:val="22"/>
        </w:rPr>
        <w:tab/>
      </w:r>
      <w:r w:rsidR="00DB7797" w:rsidRPr="0073528E">
        <w:rPr>
          <w:rFonts w:asciiTheme="minorHAnsi" w:eastAsiaTheme="minorHAnsi" w:hAnsiTheme="minorHAnsi" w:cs="Arial"/>
          <w:b/>
          <w:bCs/>
          <w:caps/>
          <w:color w:val="auto"/>
          <w:kern w:val="32"/>
          <w:sz w:val="22"/>
          <w:szCs w:val="22"/>
        </w:rPr>
        <w:t>Document Verification</w:t>
      </w:r>
      <w:bookmarkEnd w:id="128"/>
    </w:p>
    <w:p w14:paraId="20F43847" w14:textId="541FAF91" w:rsidR="007E0255" w:rsidRDefault="007E0255" w:rsidP="007E0255"/>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9D57ED" w:rsidRPr="004D281F" w14:paraId="02CD0A04" w14:textId="77777777" w:rsidTr="00C71D2B">
        <w:tc>
          <w:tcPr>
            <w:tcW w:w="1844" w:type="dxa"/>
            <w:tcBorders>
              <w:top w:val="single" w:sz="4" w:space="0" w:color="auto"/>
              <w:left w:val="single" w:sz="4" w:space="0" w:color="auto"/>
              <w:bottom w:val="single" w:sz="4" w:space="0" w:color="auto"/>
              <w:right w:val="single" w:sz="4" w:space="0" w:color="auto"/>
            </w:tcBorders>
          </w:tcPr>
          <w:p w14:paraId="5A6AA230" w14:textId="43DDC874" w:rsidR="009D57ED" w:rsidRPr="004D281F" w:rsidRDefault="009D57ED" w:rsidP="00C71D2B">
            <w:pPr>
              <w:rPr>
                <w:b/>
                <w:color w:val="000000"/>
              </w:rPr>
            </w:pPr>
            <w:r w:rsidRPr="004D281F">
              <w:rPr>
                <w:b/>
                <w:color w:val="000000"/>
              </w:rPr>
              <w:t xml:space="preserve">Brief </w:t>
            </w:r>
            <w:r w:rsidR="001619ED">
              <w:rPr>
                <w:b/>
                <w:color w:val="000000"/>
              </w:rPr>
              <w:t>D</w:t>
            </w:r>
            <w:r w:rsidRPr="004D281F">
              <w:rPr>
                <w:b/>
                <w:color w:val="000000"/>
              </w:rPr>
              <w:t xml:space="preserve">escription </w:t>
            </w:r>
          </w:p>
        </w:tc>
        <w:tc>
          <w:tcPr>
            <w:tcW w:w="7654" w:type="dxa"/>
            <w:tcBorders>
              <w:top w:val="single" w:sz="4" w:space="0" w:color="auto"/>
              <w:left w:val="single" w:sz="4" w:space="0" w:color="auto"/>
              <w:bottom w:val="single" w:sz="4" w:space="0" w:color="auto"/>
              <w:right w:val="single" w:sz="4" w:space="0" w:color="auto"/>
            </w:tcBorders>
          </w:tcPr>
          <w:p w14:paraId="47DCF5C3" w14:textId="7C30DA30" w:rsidR="009D57ED" w:rsidRPr="004D281F" w:rsidRDefault="009D57ED" w:rsidP="00C71D2B">
            <w:r w:rsidRPr="004D281F">
              <w:t>Through this activity user will be able to verify the documents received</w:t>
            </w:r>
            <w:commentRangeStart w:id="129"/>
            <w:commentRangeEnd w:id="129"/>
            <w:r w:rsidR="00C07E70">
              <w:rPr>
                <w:rStyle w:val="CommentReference"/>
                <w:rFonts w:ascii="Times New Roman" w:eastAsia="Times New Roman" w:hAnsi="Times New Roman"/>
              </w:rPr>
              <w:commentReference w:id="129"/>
            </w:r>
            <w:r w:rsidRPr="004D281F">
              <w:t xml:space="preserve"> in previous activity. User can mark the document as – satisfactory</w:t>
            </w:r>
            <w:r>
              <w:t>,</w:t>
            </w:r>
            <w:r w:rsidRPr="004D281F">
              <w:t xml:space="preserve"> un-satisfactory</w:t>
            </w:r>
            <w:r>
              <w:t xml:space="preserve"> </w:t>
            </w:r>
          </w:p>
        </w:tc>
      </w:tr>
      <w:tr w:rsidR="009D57ED" w:rsidRPr="004D281F" w14:paraId="52843AD8" w14:textId="77777777" w:rsidTr="00C71D2B">
        <w:tc>
          <w:tcPr>
            <w:tcW w:w="1844" w:type="dxa"/>
            <w:tcBorders>
              <w:top w:val="single" w:sz="4" w:space="0" w:color="auto"/>
              <w:left w:val="single" w:sz="4" w:space="0" w:color="auto"/>
              <w:bottom w:val="single" w:sz="4" w:space="0" w:color="auto"/>
              <w:right w:val="single" w:sz="4" w:space="0" w:color="auto"/>
            </w:tcBorders>
          </w:tcPr>
          <w:p w14:paraId="0F05FC92" w14:textId="30665E19" w:rsidR="009D57ED" w:rsidRPr="004D281F" w:rsidRDefault="009D57ED" w:rsidP="00C71D2B">
            <w:pPr>
              <w:rPr>
                <w:b/>
                <w:color w:val="000000"/>
              </w:rPr>
            </w:pPr>
            <w:r w:rsidRPr="004D281F">
              <w:rPr>
                <w:b/>
                <w:color w:val="000000"/>
              </w:rPr>
              <w:t>Pre-</w:t>
            </w:r>
            <w:r w:rsidR="001619ED">
              <w:rPr>
                <w:b/>
                <w:color w:val="000000"/>
              </w:rPr>
              <w:t>C</w:t>
            </w:r>
            <w:r w:rsidRPr="004D281F">
              <w:rPr>
                <w:b/>
                <w:color w:val="000000"/>
              </w:rPr>
              <w:t>onditions</w:t>
            </w:r>
          </w:p>
        </w:tc>
        <w:tc>
          <w:tcPr>
            <w:tcW w:w="7654" w:type="dxa"/>
            <w:tcBorders>
              <w:top w:val="single" w:sz="4" w:space="0" w:color="auto"/>
              <w:left w:val="single" w:sz="4" w:space="0" w:color="auto"/>
              <w:bottom w:val="single" w:sz="4" w:space="0" w:color="auto"/>
              <w:right w:val="single" w:sz="4" w:space="0" w:color="auto"/>
            </w:tcBorders>
          </w:tcPr>
          <w:p w14:paraId="73B71A98" w14:textId="77777777" w:rsidR="009D57ED" w:rsidRPr="004D281F" w:rsidRDefault="009D57ED" w:rsidP="00C71D2B">
            <w:pPr>
              <w:pStyle w:val="ListParagraph2"/>
              <w:numPr>
                <w:ilvl w:val="0"/>
                <w:numId w:val="11"/>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Document receipt is completed.</w:t>
            </w:r>
          </w:p>
        </w:tc>
      </w:tr>
      <w:tr w:rsidR="009D57ED" w:rsidRPr="004D281F" w14:paraId="3ED98258" w14:textId="77777777" w:rsidTr="00C71D2B">
        <w:tc>
          <w:tcPr>
            <w:tcW w:w="1844" w:type="dxa"/>
            <w:tcBorders>
              <w:top w:val="single" w:sz="4" w:space="0" w:color="auto"/>
              <w:left w:val="single" w:sz="4" w:space="0" w:color="auto"/>
              <w:bottom w:val="single" w:sz="4" w:space="0" w:color="auto"/>
              <w:right w:val="single" w:sz="4" w:space="0" w:color="auto"/>
            </w:tcBorders>
          </w:tcPr>
          <w:p w14:paraId="35D2539A" w14:textId="19EC93AC" w:rsidR="009D57ED" w:rsidRPr="004D281F" w:rsidRDefault="009D57ED" w:rsidP="00C71D2B">
            <w:pPr>
              <w:rPr>
                <w:b/>
                <w:color w:val="000000"/>
              </w:rPr>
            </w:pPr>
            <w:r w:rsidRPr="004D281F">
              <w:rPr>
                <w:b/>
                <w:color w:val="000000"/>
              </w:rPr>
              <w:t xml:space="preserve">Primary </w:t>
            </w:r>
            <w:r w:rsidR="001619ED">
              <w:rPr>
                <w:b/>
                <w:color w:val="000000"/>
              </w:rPr>
              <w:t>U</w:t>
            </w:r>
            <w:r w:rsidRPr="004D281F">
              <w:rPr>
                <w:b/>
                <w:color w:val="000000"/>
              </w:rPr>
              <w:t>sers</w:t>
            </w:r>
          </w:p>
        </w:tc>
        <w:tc>
          <w:tcPr>
            <w:tcW w:w="7654" w:type="dxa"/>
            <w:tcBorders>
              <w:top w:val="single" w:sz="4" w:space="0" w:color="auto"/>
              <w:left w:val="single" w:sz="4" w:space="0" w:color="auto"/>
              <w:bottom w:val="single" w:sz="4" w:space="0" w:color="auto"/>
              <w:right w:val="single" w:sz="4" w:space="0" w:color="auto"/>
            </w:tcBorders>
          </w:tcPr>
          <w:p w14:paraId="60DDFA55" w14:textId="77777777" w:rsidR="009D57ED" w:rsidRPr="004D281F" w:rsidRDefault="009D57ED" w:rsidP="00C71D2B">
            <w:pPr>
              <w:jc w:val="both"/>
            </w:pPr>
            <w:r>
              <w:t>CBO-Checker</w:t>
            </w:r>
          </w:p>
        </w:tc>
      </w:tr>
      <w:tr w:rsidR="009D57ED" w:rsidRPr="004D281F" w14:paraId="5C6331B7" w14:textId="77777777" w:rsidTr="00C71D2B">
        <w:tc>
          <w:tcPr>
            <w:tcW w:w="1844" w:type="dxa"/>
            <w:tcBorders>
              <w:top w:val="single" w:sz="4" w:space="0" w:color="auto"/>
              <w:left w:val="single" w:sz="4" w:space="0" w:color="auto"/>
              <w:bottom w:val="single" w:sz="4" w:space="0" w:color="auto"/>
              <w:right w:val="single" w:sz="4" w:space="0" w:color="auto"/>
            </w:tcBorders>
          </w:tcPr>
          <w:p w14:paraId="396A4049" w14:textId="54DA9AC2" w:rsidR="009D57ED" w:rsidRPr="004D281F" w:rsidRDefault="009D57ED" w:rsidP="00C71D2B">
            <w:pPr>
              <w:rPr>
                <w:b/>
                <w:color w:val="000000"/>
              </w:rPr>
            </w:pPr>
            <w:r w:rsidRPr="004D281F">
              <w:rPr>
                <w:b/>
                <w:color w:val="000000"/>
              </w:rPr>
              <w:t xml:space="preserve">Process </w:t>
            </w:r>
            <w:r w:rsidR="001619ED">
              <w:rPr>
                <w:b/>
                <w:color w:val="000000"/>
              </w:rPr>
              <w:t>F</w:t>
            </w:r>
            <w:r w:rsidRPr="004D281F">
              <w:rPr>
                <w:b/>
                <w:color w:val="000000"/>
              </w:rPr>
              <w:t xml:space="preserve">low of </w:t>
            </w:r>
            <w:r w:rsidR="001619ED">
              <w:rPr>
                <w:b/>
                <w:color w:val="000000"/>
              </w:rPr>
              <w:t>E</w:t>
            </w:r>
            <w:r w:rsidRPr="004D281F">
              <w:rPr>
                <w:b/>
                <w:color w:val="000000"/>
              </w:rPr>
              <w:t>vents</w:t>
            </w:r>
          </w:p>
        </w:tc>
        <w:tc>
          <w:tcPr>
            <w:tcW w:w="7654" w:type="dxa"/>
            <w:tcBorders>
              <w:top w:val="single" w:sz="4" w:space="0" w:color="auto"/>
              <w:left w:val="single" w:sz="4" w:space="0" w:color="auto"/>
              <w:bottom w:val="single" w:sz="4" w:space="0" w:color="auto"/>
              <w:right w:val="single" w:sz="4" w:space="0" w:color="auto"/>
            </w:tcBorders>
          </w:tcPr>
          <w:p w14:paraId="3C3113F3" w14:textId="70EAADFC" w:rsidR="009D57ED" w:rsidRPr="009D57ED" w:rsidRDefault="009D57ED" w:rsidP="00C71D2B">
            <w:pPr>
              <w:jc w:val="both"/>
              <w:rPr>
                <w:b/>
                <w:bCs/>
              </w:rPr>
            </w:pPr>
            <w:r w:rsidRPr="009D57ED">
              <w:rPr>
                <w:b/>
                <w:bCs/>
              </w:rPr>
              <w:t>Document Verification – Primary Flow (All documents are satisfactory)</w:t>
            </w:r>
          </w:p>
          <w:p w14:paraId="41D72C8A" w14:textId="77777777" w:rsidR="009D57ED" w:rsidRPr="004D281F" w:rsidRDefault="009D57ED" w:rsidP="00C71D2B">
            <w:pPr>
              <w:pStyle w:val="ListParagraph2"/>
              <w:numPr>
                <w:ilvl w:val="0"/>
                <w:numId w:val="15"/>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User Opens the document verification screen.</w:t>
            </w:r>
          </w:p>
          <w:p w14:paraId="76D48D1C" w14:textId="77777777" w:rsidR="009D57ED" w:rsidRPr="004D281F" w:rsidRDefault="009D57ED" w:rsidP="00C71D2B">
            <w:pPr>
              <w:pStyle w:val="ListParagraph2"/>
              <w:numPr>
                <w:ilvl w:val="0"/>
                <w:numId w:val="15"/>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User verifies the document &amp; mark them as satisfactory.</w:t>
            </w:r>
          </w:p>
          <w:p w14:paraId="69747709" w14:textId="0AA7E37D" w:rsidR="009D57ED" w:rsidRPr="00A20FDA" w:rsidRDefault="00C07E70" w:rsidP="000B05B8">
            <w:pPr>
              <w:pStyle w:val="ListParagraph2"/>
              <w:numPr>
                <w:ilvl w:val="0"/>
                <w:numId w:val="15"/>
              </w:numPr>
              <w:spacing w:after="0" w:line="240" w:lineRule="auto"/>
              <w:jc w:val="both"/>
              <w:rPr>
                <w:rFonts w:asciiTheme="minorHAnsi" w:eastAsiaTheme="minorHAnsi" w:hAnsiTheme="minorHAnsi" w:cstheme="minorBidi"/>
              </w:rPr>
            </w:pPr>
            <w:commentRangeStart w:id="130"/>
            <w:commentRangeEnd w:id="130"/>
            <w:r>
              <w:rPr>
                <w:rStyle w:val="CommentReference"/>
                <w:rFonts w:ascii="Times New Roman" w:eastAsia="Times New Roman" w:hAnsi="Times New Roman"/>
              </w:rPr>
              <w:commentReference w:id="130"/>
            </w:r>
            <w:r w:rsidR="009D57ED" w:rsidRPr="00A20FDA">
              <w:rPr>
                <w:rFonts w:asciiTheme="minorHAnsi" w:eastAsiaTheme="minorHAnsi" w:hAnsiTheme="minorHAnsi" w:cstheme="minorBidi"/>
              </w:rPr>
              <w:t>Application moves to next stage.</w:t>
            </w:r>
          </w:p>
          <w:p w14:paraId="34079034" w14:textId="77777777" w:rsidR="009D57ED" w:rsidRDefault="009D57ED" w:rsidP="00C71D2B"/>
          <w:p w14:paraId="2133DF01" w14:textId="77777777" w:rsidR="009D57ED" w:rsidRPr="004D281F" w:rsidRDefault="009D57ED" w:rsidP="00C71D2B"/>
          <w:p w14:paraId="5DFEE11C" w14:textId="77777777" w:rsidR="009D57ED" w:rsidRPr="009D57ED" w:rsidRDefault="009D57ED" w:rsidP="00C71D2B">
            <w:pPr>
              <w:jc w:val="both"/>
              <w:rPr>
                <w:b/>
                <w:bCs/>
              </w:rPr>
            </w:pPr>
            <w:r w:rsidRPr="009D57ED">
              <w:rPr>
                <w:b/>
                <w:bCs/>
              </w:rPr>
              <w:t>Document Verification – Alternate Flow (Some documents are Unsatisfactory)</w:t>
            </w:r>
          </w:p>
          <w:p w14:paraId="160ECE69" w14:textId="77777777" w:rsidR="009D57ED" w:rsidRPr="004D281F" w:rsidRDefault="009D57ED" w:rsidP="00C71D2B">
            <w:pPr>
              <w:pStyle w:val="ListParagraph2"/>
              <w:numPr>
                <w:ilvl w:val="0"/>
                <w:numId w:val="15"/>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User Opens the document verification screen.</w:t>
            </w:r>
          </w:p>
          <w:p w14:paraId="51114073" w14:textId="77777777" w:rsidR="009D57ED" w:rsidRPr="004D281F" w:rsidRDefault="009D57ED" w:rsidP="00C71D2B">
            <w:pPr>
              <w:pStyle w:val="ListParagraph2"/>
              <w:numPr>
                <w:ilvl w:val="0"/>
                <w:numId w:val="15"/>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User verifies the document &amp; mark any of the document as un-satisfactory.</w:t>
            </w:r>
          </w:p>
          <w:p w14:paraId="1E87358B" w14:textId="38E440C1" w:rsidR="00CB28E7" w:rsidRDefault="00CB28E7" w:rsidP="00C71D2B">
            <w:pPr>
              <w:pStyle w:val="ListParagraph2"/>
              <w:numPr>
                <w:ilvl w:val="0"/>
                <w:numId w:val="15"/>
              </w:numPr>
              <w:spacing w:after="0" w:line="240" w:lineRule="auto"/>
              <w:jc w:val="both"/>
              <w:rPr>
                <w:rFonts w:asciiTheme="minorHAnsi" w:eastAsiaTheme="minorHAnsi" w:hAnsiTheme="minorHAnsi" w:cstheme="minorBidi"/>
              </w:rPr>
            </w:pPr>
            <w:commentRangeStart w:id="131"/>
            <w:commentRangeStart w:id="132"/>
            <w:r>
              <w:rPr>
                <w:rFonts w:asciiTheme="minorHAnsi" w:eastAsiaTheme="minorHAnsi" w:hAnsiTheme="minorHAnsi" w:cstheme="minorBidi"/>
              </w:rPr>
              <w:t>If Document is Marked as Unsatisfactory, then it will be available in Rectify Document Discrepancy screen to act on.</w:t>
            </w:r>
            <w:commentRangeEnd w:id="131"/>
            <w:r w:rsidR="00C07E70">
              <w:rPr>
                <w:rStyle w:val="CommentReference"/>
                <w:rFonts w:ascii="Times New Roman" w:eastAsia="Times New Roman" w:hAnsi="Times New Roman"/>
              </w:rPr>
              <w:commentReference w:id="131"/>
            </w:r>
            <w:commentRangeEnd w:id="132"/>
            <w:r w:rsidR="009476DC">
              <w:rPr>
                <w:rStyle w:val="CommentReference"/>
                <w:rFonts w:ascii="Times New Roman" w:eastAsia="Times New Roman" w:hAnsi="Times New Roman"/>
              </w:rPr>
              <w:commentReference w:id="132"/>
            </w:r>
            <w:r w:rsidR="008F7C83">
              <w:rPr>
                <w:rFonts w:asciiTheme="minorHAnsi" w:eastAsiaTheme="minorHAnsi" w:hAnsiTheme="minorHAnsi" w:cstheme="minorBidi"/>
              </w:rPr>
              <w:t xml:space="preserve"> This will be done by the user who has done document Receipt, as the case will be allocated to him with Document Receipt as the Activity code. He / She will need to go to the Rectify Document function and take the necessary action.</w:t>
            </w:r>
          </w:p>
          <w:p w14:paraId="10710F43" w14:textId="1621820F" w:rsidR="009D57ED" w:rsidRPr="004D281F" w:rsidRDefault="009D57ED" w:rsidP="00C71D2B">
            <w:pPr>
              <w:pStyle w:val="ListParagraph2"/>
              <w:numPr>
                <w:ilvl w:val="0"/>
                <w:numId w:val="15"/>
              </w:numPr>
              <w:spacing w:after="0" w:line="240" w:lineRule="auto"/>
              <w:jc w:val="both"/>
              <w:rPr>
                <w:rFonts w:asciiTheme="minorHAnsi" w:eastAsiaTheme="minorHAnsi" w:hAnsiTheme="minorHAnsi" w:cstheme="minorBidi"/>
              </w:rPr>
            </w:pPr>
            <w:r w:rsidRPr="004D281F">
              <w:rPr>
                <w:rFonts w:asciiTheme="minorHAnsi" w:eastAsiaTheme="minorHAnsi" w:hAnsiTheme="minorHAnsi" w:cstheme="minorBidi"/>
              </w:rPr>
              <w:t>Application moves to next stage.</w:t>
            </w:r>
          </w:p>
        </w:tc>
      </w:tr>
    </w:tbl>
    <w:p w14:paraId="247D239C" w14:textId="7F2EC249" w:rsidR="009D57ED" w:rsidRDefault="009D57ED">
      <w:pPr>
        <w:rPr>
          <w:rFonts w:eastAsiaTheme="majorEastAsia" w:cstheme="minorHAnsi"/>
          <w:b/>
          <w:bCs/>
        </w:rPr>
      </w:pPr>
    </w:p>
    <w:p w14:paraId="6F4A9CA9" w14:textId="6E2D4965" w:rsidR="0073528E" w:rsidRPr="0073528E" w:rsidRDefault="0073528E" w:rsidP="0073528E">
      <w:pPr>
        <w:pStyle w:val="Heading2"/>
        <w:tabs>
          <w:tab w:val="left" w:pos="576"/>
          <w:tab w:val="left" w:pos="882"/>
        </w:tabs>
        <w:rPr>
          <w:rFonts w:asciiTheme="minorHAnsi" w:eastAsiaTheme="minorHAnsi" w:hAnsiTheme="minorHAnsi" w:cs="Arial"/>
          <w:b/>
          <w:bCs/>
          <w:caps/>
          <w:color w:val="auto"/>
          <w:kern w:val="32"/>
          <w:sz w:val="22"/>
          <w:szCs w:val="22"/>
        </w:rPr>
      </w:pPr>
      <w:bookmarkStart w:id="133" w:name="_Toc102569938"/>
      <w:r>
        <w:rPr>
          <w:rFonts w:asciiTheme="minorHAnsi" w:eastAsiaTheme="minorHAnsi" w:hAnsiTheme="minorHAnsi" w:cs="Arial"/>
          <w:b/>
          <w:bCs/>
          <w:caps/>
          <w:color w:val="auto"/>
          <w:kern w:val="32"/>
          <w:sz w:val="22"/>
          <w:szCs w:val="22"/>
        </w:rPr>
        <w:t>4.3.6</w:t>
      </w:r>
      <w:r>
        <w:rPr>
          <w:rFonts w:asciiTheme="minorHAnsi" w:eastAsiaTheme="minorHAnsi" w:hAnsiTheme="minorHAnsi" w:cs="Arial"/>
          <w:b/>
          <w:bCs/>
          <w:caps/>
          <w:color w:val="auto"/>
          <w:kern w:val="32"/>
          <w:sz w:val="22"/>
          <w:szCs w:val="22"/>
        </w:rPr>
        <w:tab/>
        <w:t>Fee Receipt</w:t>
      </w:r>
      <w:bookmarkEnd w:id="133"/>
    </w:p>
    <w:p w14:paraId="1DFFF86A" w14:textId="7FE9AA3C" w:rsidR="00D65711" w:rsidRDefault="00D65711" w:rsidP="00D65711"/>
    <w:tbl>
      <w:tblPr>
        <w:tblW w:w="949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4"/>
        <w:gridCol w:w="7654"/>
      </w:tblGrid>
      <w:tr w:rsidR="005B15C0" w:rsidRPr="004D281F" w14:paraId="32E9047C" w14:textId="77777777" w:rsidTr="00C71D2B">
        <w:tc>
          <w:tcPr>
            <w:tcW w:w="1844" w:type="dxa"/>
          </w:tcPr>
          <w:p w14:paraId="6CC52130" w14:textId="77777777" w:rsidR="005B15C0" w:rsidRPr="004D281F" w:rsidRDefault="005B15C0" w:rsidP="00C71D2B">
            <w:pPr>
              <w:rPr>
                <w:b/>
                <w:color w:val="000000"/>
              </w:rPr>
            </w:pPr>
            <w:r w:rsidRPr="004D281F">
              <w:rPr>
                <w:b/>
                <w:color w:val="000000"/>
              </w:rPr>
              <w:t>UI Details</w:t>
            </w:r>
          </w:p>
        </w:tc>
        <w:tc>
          <w:tcPr>
            <w:tcW w:w="7654" w:type="dxa"/>
          </w:tcPr>
          <w:p w14:paraId="61971337" w14:textId="6D7EC54C" w:rsidR="005B15C0" w:rsidRPr="004D281F" w:rsidRDefault="005B15C0" w:rsidP="00C71D2B">
            <w:pPr>
              <w:jc w:val="both"/>
              <w:rPr>
                <w:rFonts w:eastAsia="Calibri"/>
                <w:color w:val="000000"/>
              </w:rPr>
            </w:pPr>
            <w:r w:rsidRPr="004D281F">
              <w:rPr>
                <w:rFonts w:eastAsia="Calibri"/>
                <w:color w:val="000000"/>
              </w:rPr>
              <w:t xml:space="preserve">Charge/Fee receipt </w:t>
            </w:r>
            <w:r w:rsidR="00755505">
              <w:rPr>
                <w:rFonts w:eastAsia="Calibri"/>
                <w:color w:val="000000"/>
              </w:rPr>
              <w:t>tentative s</w:t>
            </w:r>
            <w:r w:rsidR="00755505" w:rsidRPr="004D281F">
              <w:rPr>
                <w:rFonts w:eastAsia="Calibri"/>
                <w:color w:val="000000"/>
              </w:rPr>
              <w:t>creen</w:t>
            </w:r>
            <w:r w:rsidR="00755505">
              <w:rPr>
                <w:rFonts w:eastAsia="Calibri"/>
                <w:color w:val="000000"/>
              </w:rPr>
              <w:t xml:space="preserve"> design</w:t>
            </w:r>
            <w:r w:rsidR="00755505">
              <w:t>:</w:t>
            </w:r>
          </w:p>
          <w:p w14:paraId="7BC90AA8" w14:textId="2DD73CFC" w:rsidR="005B15C0" w:rsidRDefault="005B15C0" w:rsidP="00C71D2B">
            <w:pPr>
              <w:jc w:val="both"/>
              <w:rPr>
                <w:color w:val="000000"/>
              </w:rPr>
            </w:pPr>
          </w:p>
          <w:bookmarkStart w:id="134" w:name="_MON_1696338829"/>
          <w:bookmarkEnd w:id="134"/>
          <w:p w14:paraId="6AAABB86" w14:textId="7AA156B4" w:rsidR="005B15C0" w:rsidRPr="004D281F" w:rsidRDefault="000C2F8A" w:rsidP="00C71D2B">
            <w:pPr>
              <w:jc w:val="both"/>
              <w:rPr>
                <w:color w:val="000000"/>
              </w:rPr>
            </w:pPr>
            <w:r>
              <w:rPr>
                <w:color w:val="000000"/>
              </w:rPr>
              <w:object w:dxaOrig="1534" w:dyaOrig="991" w14:anchorId="37E576BC">
                <v:shape id="_x0000_i1043" type="#_x0000_t75" style="width:79.55pt;height:50.25pt" o:ole="">
                  <v:imagedata r:id="rId52" o:title=""/>
                </v:shape>
                <o:OLEObject Type="Embed" ProgID="Excel.Sheet.12" ShapeID="_x0000_i1043" DrawAspect="Icon" ObjectID="_1713432233" r:id="rId53"/>
              </w:object>
            </w:r>
          </w:p>
        </w:tc>
      </w:tr>
      <w:tr w:rsidR="003F59D7" w:rsidRPr="004D281F" w14:paraId="1D84B14E" w14:textId="77777777" w:rsidTr="00C71D2B">
        <w:tc>
          <w:tcPr>
            <w:tcW w:w="1844" w:type="dxa"/>
          </w:tcPr>
          <w:p w14:paraId="40D872C9" w14:textId="7DDBDF5B" w:rsidR="003F59D7" w:rsidRPr="004D281F" w:rsidRDefault="003F59D7" w:rsidP="003F59D7">
            <w:pPr>
              <w:rPr>
                <w:b/>
                <w:color w:val="000000"/>
              </w:rPr>
            </w:pPr>
            <w:r w:rsidRPr="004D281F">
              <w:rPr>
                <w:b/>
                <w:color w:val="000000"/>
              </w:rPr>
              <w:t>Business Rules</w:t>
            </w:r>
          </w:p>
        </w:tc>
        <w:tc>
          <w:tcPr>
            <w:tcW w:w="7654" w:type="dxa"/>
          </w:tcPr>
          <w:p w14:paraId="2C352B23" w14:textId="77777777" w:rsidR="003F59D7" w:rsidRPr="003F59D7" w:rsidRDefault="003F59D7" w:rsidP="003F59D7">
            <w:pPr>
              <w:pStyle w:val="ListParagraph2"/>
              <w:numPr>
                <w:ilvl w:val="0"/>
                <w:numId w:val="17"/>
              </w:numPr>
              <w:spacing w:after="0" w:line="240" w:lineRule="auto"/>
              <w:jc w:val="both"/>
              <w:rPr>
                <w:color w:val="000000"/>
              </w:rPr>
            </w:pPr>
            <w:r>
              <w:rPr>
                <w:rFonts w:asciiTheme="minorHAnsi" w:hAnsiTheme="minorHAnsi"/>
              </w:rPr>
              <w:t>All the fee applicable for the stage needs to be marked as received or should be waived in order to complete this activity</w:t>
            </w:r>
            <w:r w:rsidRPr="004D281F">
              <w:rPr>
                <w:rFonts w:asciiTheme="minorHAnsi" w:hAnsiTheme="minorHAnsi"/>
              </w:rPr>
              <w:t>.</w:t>
            </w:r>
          </w:p>
          <w:p w14:paraId="4AB85AEA" w14:textId="3DBE7C08" w:rsidR="003F59D7" w:rsidRPr="004D281F" w:rsidRDefault="003F59D7" w:rsidP="003F59D7">
            <w:pPr>
              <w:pStyle w:val="ListParagraph2"/>
              <w:numPr>
                <w:ilvl w:val="0"/>
                <w:numId w:val="17"/>
              </w:numPr>
              <w:spacing w:after="0" w:line="240" w:lineRule="auto"/>
              <w:jc w:val="both"/>
              <w:rPr>
                <w:color w:val="000000"/>
              </w:rPr>
            </w:pPr>
            <w:r>
              <w:rPr>
                <w:rFonts w:asciiTheme="minorHAnsi" w:hAnsiTheme="minorHAnsi"/>
              </w:rPr>
              <w:t>In case of waiver, user can g</w:t>
            </w:r>
            <w:r w:rsidRPr="00755505">
              <w:rPr>
                <w:rFonts w:asciiTheme="minorHAnsi" w:hAnsiTheme="minorHAnsi"/>
              </w:rPr>
              <w:t>o to Sanction Letter Generation stage, generate new</w:t>
            </w:r>
            <w:r>
              <w:rPr>
                <w:rFonts w:asciiTheme="minorHAnsi" w:hAnsiTheme="minorHAnsi"/>
              </w:rPr>
              <w:t xml:space="preserve"> Sanction Letter</w:t>
            </w:r>
            <w:r w:rsidRPr="00755505">
              <w:rPr>
                <w:rFonts w:asciiTheme="minorHAnsi" w:hAnsiTheme="minorHAnsi"/>
              </w:rPr>
              <w:t xml:space="preserve"> and upload it in </w:t>
            </w:r>
            <w:del w:id="135" w:author="Ambarish Agwan" w:date="2022-04-25T19:15:00Z">
              <w:r w:rsidDel="002D2A8C">
                <w:rPr>
                  <w:rFonts w:asciiTheme="minorHAnsi" w:hAnsiTheme="minorHAnsi"/>
                </w:rPr>
                <w:delText>Document</w:delText>
              </w:r>
              <w:r w:rsidRPr="00755505" w:rsidDel="002D2A8C">
                <w:rPr>
                  <w:rFonts w:asciiTheme="minorHAnsi" w:hAnsiTheme="minorHAnsi"/>
                </w:rPr>
                <w:delText xml:space="preserve"> Receipt </w:delText>
              </w:r>
            </w:del>
            <w:bookmarkStart w:id="136" w:name="_GoBack"/>
            <w:bookmarkEnd w:id="136"/>
            <w:ins w:id="137" w:author="Ambarish Agwan" w:date="2022-04-25T19:15:00Z">
              <w:r w:rsidR="002D2A8C">
                <w:rPr>
                  <w:rFonts w:asciiTheme="minorHAnsi" w:hAnsiTheme="minorHAnsi"/>
                </w:rPr>
                <w:t xml:space="preserve">Sanction Letter generation </w:t>
              </w:r>
            </w:ins>
            <w:r>
              <w:rPr>
                <w:rFonts w:asciiTheme="minorHAnsi" w:hAnsiTheme="minorHAnsi"/>
              </w:rPr>
              <w:t xml:space="preserve">screen </w:t>
            </w:r>
            <w:r w:rsidRPr="00755505">
              <w:rPr>
                <w:rFonts w:asciiTheme="minorHAnsi" w:hAnsiTheme="minorHAnsi"/>
              </w:rPr>
              <w:t>after taking customers signature</w:t>
            </w:r>
            <w:r>
              <w:rPr>
                <w:rFonts w:asciiTheme="minorHAnsi" w:hAnsiTheme="minorHAnsi"/>
              </w:rPr>
              <w:t>, along with any approval mail for the Fee Waiver</w:t>
            </w:r>
            <w:del w:id="138" w:author="Ambarish Agwan" w:date="2022-04-25T19:11:00Z">
              <w:r w:rsidDel="003F59D7">
                <w:rPr>
                  <w:rFonts w:asciiTheme="minorHAnsi" w:hAnsiTheme="minorHAnsi"/>
                </w:rPr>
                <w:delText>.</w:delText>
              </w:r>
            </w:del>
            <w:ins w:id="139" w:author="Ambarish Agwan" w:date="2022-04-25T19:11:00Z">
              <w:r>
                <w:rPr>
                  <w:rFonts w:asciiTheme="minorHAnsi" w:hAnsiTheme="minorHAnsi"/>
                </w:rPr>
                <w:t xml:space="preserve"> </w:t>
              </w:r>
              <w:commentRangeStart w:id="140"/>
              <w:r>
                <w:rPr>
                  <w:rFonts w:asciiTheme="minorHAnsi" w:hAnsiTheme="minorHAnsi"/>
                </w:rPr>
                <w:t>This needs t</w:t>
              </w:r>
              <w:r>
                <w:rPr>
                  <w:rFonts w:ascii="Segoe UI" w:hAnsi="Segoe UI" w:cs="Segoe UI"/>
                  <w:color w:val="172B4D"/>
                  <w:spacing w:val="-1"/>
                  <w:sz w:val="21"/>
                  <w:szCs w:val="21"/>
                  <w:shd w:val="clear" w:color="auto" w:fill="FFFFFF"/>
                </w:rPr>
                <w:t>o be done procedurally, from the Approval Acceptance, select Negotiate so that case gets pushed back to UW. From UW pushback to Pre-UW stage so that Fees can be waived</w:t>
              </w:r>
            </w:ins>
            <w:ins w:id="141" w:author="Ambarish Agwan" w:date="2022-04-25T19:16:00Z">
              <w:r w:rsidR="002D2A8C">
                <w:rPr>
                  <w:rFonts w:ascii="Segoe UI" w:hAnsi="Segoe UI" w:cs="Segoe UI"/>
                  <w:color w:val="172B4D"/>
                  <w:spacing w:val="-1"/>
                  <w:sz w:val="21"/>
                  <w:szCs w:val="21"/>
                  <w:shd w:val="clear" w:color="auto" w:fill="FFFFFF"/>
                </w:rPr>
                <w:t>,</w:t>
              </w:r>
            </w:ins>
            <w:ins w:id="142" w:author="Ambarish Agwan" w:date="2022-04-25T19:11:00Z">
              <w:r>
                <w:rPr>
                  <w:rFonts w:ascii="Segoe UI" w:hAnsi="Segoe UI" w:cs="Segoe UI"/>
                  <w:color w:val="172B4D"/>
                  <w:spacing w:val="-1"/>
                  <w:sz w:val="21"/>
                  <w:szCs w:val="21"/>
                  <w:shd w:val="clear" w:color="auto" w:fill="FFFFFF"/>
                </w:rPr>
                <w:t xml:space="preserve"> and it will be approved by UW and relevant documents can be uploaded.</w:t>
              </w:r>
            </w:ins>
            <w:commentRangeEnd w:id="140"/>
            <w:r w:rsidR="00C46AA5">
              <w:rPr>
                <w:rStyle w:val="CommentReference"/>
                <w:rFonts w:ascii="Times New Roman" w:eastAsia="Times New Roman" w:hAnsi="Times New Roman"/>
              </w:rPr>
              <w:commentReference w:id="140"/>
            </w:r>
          </w:p>
        </w:tc>
      </w:tr>
    </w:tbl>
    <w:p w14:paraId="410FA9F9" w14:textId="77777777" w:rsidR="002861B8" w:rsidRPr="002861B8" w:rsidRDefault="002861B8" w:rsidP="002861B8"/>
    <w:p w14:paraId="0683E5DF" w14:textId="21FFA590" w:rsidR="00170F05" w:rsidRDefault="00170F05" w:rsidP="00170F05">
      <w:pPr>
        <w:pStyle w:val="Heading2"/>
        <w:tabs>
          <w:tab w:val="left" w:pos="576"/>
          <w:tab w:val="left" w:pos="882"/>
        </w:tabs>
        <w:rPr>
          <w:rFonts w:asciiTheme="minorHAnsi" w:eastAsiaTheme="minorHAnsi" w:hAnsiTheme="minorHAnsi" w:cs="Arial"/>
          <w:b/>
          <w:bCs/>
          <w:caps/>
          <w:color w:val="auto"/>
          <w:kern w:val="32"/>
          <w:sz w:val="22"/>
          <w:szCs w:val="22"/>
        </w:rPr>
      </w:pPr>
      <w:bookmarkStart w:id="143" w:name="_Toc102569939"/>
      <w:bookmarkStart w:id="144" w:name="_Toc435896793"/>
      <w:bookmarkStart w:id="145" w:name="_Toc24394"/>
      <w:bookmarkStart w:id="146" w:name="_Toc535894581"/>
      <w:r w:rsidRPr="00170F05">
        <w:rPr>
          <w:rFonts w:asciiTheme="minorHAnsi" w:eastAsiaTheme="minorHAnsi" w:hAnsiTheme="minorHAnsi" w:cs="Arial"/>
          <w:b/>
          <w:bCs/>
          <w:caps/>
          <w:color w:val="auto"/>
          <w:kern w:val="32"/>
          <w:sz w:val="22"/>
          <w:szCs w:val="22"/>
        </w:rPr>
        <w:t>4.3.</w:t>
      </w:r>
      <w:r w:rsidR="00993DC0">
        <w:rPr>
          <w:rFonts w:asciiTheme="minorHAnsi" w:eastAsiaTheme="minorHAnsi" w:hAnsiTheme="minorHAnsi" w:cs="Arial"/>
          <w:b/>
          <w:bCs/>
          <w:caps/>
          <w:color w:val="auto"/>
          <w:kern w:val="32"/>
          <w:sz w:val="22"/>
          <w:szCs w:val="22"/>
        </w:rPr>
        <w:t>8</w:t>
      </w:r>
      <w:r w:rsidRPr="00170F05">
        <w:rPr>
          <w:rFonts w:asciiTheme="minorHAnsi" w:eastAsiaTheme="minorHAnsi" w:hAnsiTheme="minorHAnsi" w:cs="Arial"/>
          <w:b/>
          <w:bCs/>
          <w:caps/>
          <w:color w:val="auto"/>
          <w:kern w:val="32"/>
          <w:sz w:val="22"/>
          <w:szCs w:val="22"/>
        </w:rPr>
        <w:tab/>
        <w:t>Covenant Fulfillment</w:t>
      </w:r>
      <w:bookmarkEnd w:id="143"/>
    </w:p>
    <w:p w14:paraId="677F5628" w14:textId="77777777" w:rsidR="00A20FDA" w:rsidRPr="00A20FDA" w:rsidRDefault="00A20FDA" w:rsidP="00A20FDA"/>
    <w:tbl>
      <w:tblPr>
        <w:tblW w:w="930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324"/>
      </w:tblGrid>
      <w:tr w:rsidR="00BA615B" w:rsidRPr="004D281F" w14:paraId="6842DC00" w14:textId="77777777" w:rsidTr="008F7C83">
        <w:tc>
          <w:tcPr>
            <w:tcW w:w="1980" w:type="dxa"/>
            <w:tcBorders>
              <w:top w:val="single" w:sz="4" w:space="0" w:color="auto"/>
              <w:left w:val="single" w:sz="4" w:space="0" w:color="auto"/>
              <w:bottom w:val="single" w:sz="4" w:space="0" w:color="auto"/>
              <w:right w:val="single" w:sz="4" w:space="0" w:color="auto"/>
            </w:tcBorders>
          </w:tcPr>
          <w:p w14:paraId="049AB1BB" w14:textId="77777777" w:rsidR="00BA615B" w:rsidRPr="004D281F" w:rsidRDefault="00BA615B" w:rsidP="000B05B8">
            <w:pPr>
              <w:rPr>
                <w:b/>
                <w:color w:val="000000"/>
              </w:rPr>
            </w:pPr>
            <w:r w:rsidRPr="004D281F">
              <w:rPr>
                <w:b/>
                <w:color w:val="000000"/>
              </w:rPr>
              <w:t xml:space="preserve">Primary </w:t>
            </w:r>
            <w:r>
              <w:rPr>
                <w:b/>
                <w:color w:val="000000"/>
              </w:rPr>
              <w:t>U</w:t>
            </w:r>
            <w:r w:rsidRPr="004D281F">
              <w:rPr>
                <w:b/>
                <w:color w:val="000000"/>
              </w:rPr>
              <w:t>sers</w:t>
            </w:r>
          </w:p>
        </w:tc>
        <w:tc>
          <w:tcPr>
            <w:tcW w:w="7324" w:type="dxa"/>
            <w:tcBorders>
              <w:top w:val="single" w:sz="4" w:space="0" w:color="auto"/>
              <w:left w:val="single" w:sz="4" w:space="0" w:color="auto"/>
              <w:bottom w:val="single" w:sz="4" w:space="0" w:color="auto"/>
              <w:right w:val="single" w:sz="4" w:space="0" w:color="auto"/>
            </w:tcBorders>
          </w:tcPr>
          <w:p w14:paraId="3DA118D8" w14:textId="59346478" w:rsidR="00BA615B" w:rsidRPr="00BA615B" w:rsidRDefault="00BA615B" w:rsidP="000B05B8">
            <w:pPr>
              <w:jc w:val="both"/>
              <w:rPr>
                <w:rFonts w:eastAsia="Calibri"/>
                <w:color w:val="000000"/>
              </w:rPr>
            </w:pPr>
            <w:r w:rsidRPr="00BA615B">
              <w:rPr>
                <w:rFonts w:eastAsia="Calibri"/>
                <w:color w:val="000000"/>
              </w:rPr>
              <w:t>CBO-</w:t>
            </w:r>
            <w:r>
              <w:rPr>
                <w:rFonts w:eastAsia="Calibri"/>
                <w:color w:val="000000"/>
              </w:rPr>
              <w:t>Maker</w:t>
            </w:r>
          </w:p>
        </w:tc>
      </w:tr>
      <w:tr w:rsidR="00170F05" w:rsidRPr="004D281F" w14:paraId="6BE97BC9" w14:textId="77777777" w:rsidTr="008F7C83">
        <w:tc>
          <w:tcPr>
            <w:tcW w:w="1980" w:type="dxa"/>
          </w:tcPr>
          <w:p w14:paraId="29A6FA98" w14:textId="77777777" w:rsidR="00170F05" w:rsidRPr="004D281F" w:rsidRDefault="00170F05" w:rsidP="00C71D2B">
            <w:pPr>
              <w:rPr>
                <w:b/>
                <w:color w:val="000000"/>
              </w:rPr>
            </w:pPr>
            <w:r w:rsidRPr="004D281F">
              <w:rPr>
                <w:b/>
                <w:color w:val="000000"/>
              </w:rPr>
              <w:t>UI Details</w:t>
            </w:r>
          </w:p>
        </w:tc>
        <w:tc>
          <w:tcPr>
            <w:tcW w:w="7324" w:type="dxa"/>
          </w:tcPr>
          <w:p w14:paraId="05E87370" w14:textId="77777777" w:rsidR="00170F05" w:rsidRPr="004D281F" w:rsidRDefault="00170F05" w:rsidP="00C71D2B">
            <w:pPr>
              <w:jc w:val="both"/>
              <w:rPr>
                <w:rFonts w:eastAsia="Calibri"/>
                <w:color w:val="000000"/>
              </w:rPr>
            </w:pPr>
            <w:r>
              <w:rPr>
                <w:rFonts w:eastAsia="Calibri"/>
                <w:color w:val="000000"/>
              </w:rPr>
              <w:t>Covenant Fulfillment</w:t>
            </w:r>
            <w:r w:rsidRPr="004D281F">
              <w:rPr>
                <w:rFonts w:eastAsia="Calibri"/>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t>:</w:t>
            </w:r>
          </w:p>
          <w:p w14:paraId="41A1377A" w14:textId="77777777" w:rsidR="00170F05" w:rsidRDefault="00170F05" w:rsidP="00C71D2B">
            <w:pPr>
              <w:jc w:val="both"/>
              <w:rPr>
                <w:color w:val="000000"/>
              </w:rPr>
            </w:pPr>
          </w:p>
          <w:p w14:paraId="2775C3E9" w14:textId="75F6C92D" w:rsidR="00170F05" w:rsidRPr="004D281F" w:rsidRDefault="00170F05" w:rsidP="00132467">
            <w:pPr>
              <w:jc w:val="both"/>
              <w:rPr>
                <w:color w:val="000000"/>
              </w:rPr>
            </w:pPr>
            <w:r>
              <w:rPr>
                <w:color w:val="000000"/>
              </w:rPr>
              <w:object w:dxaOrig="1534" w:dyaOrig="991" w14:anchorId="45BD3415">
                <v:shape id="_x0000_i1044" type="#_x0000_t75" style="width:76.2pt;height:49.4pt" o:ole="">
                  <v:imagedata r:id="rId54" o:title=""/>
                </v:shape>
                <o:OLEObject Type="Embed" ProgID="Excel.Sheet.12" ShapeID="_x0000_i1044" DrawAspect="Icon" ObjectID="_1713432234" r:id="rId55"/>
              </w:object>
            </w:r>
          </w:p>
        </w:tc>
      </w:tr>
    </w:tbl>
    <w:p w14:paraId="5BC1C112" w14:textId="77777777" w:rsidR="007275E8" w:rsidRDefault="007275E8" w:rsidP="007275E8"/>
    <w:p w14:paraId="402FFD23" w14:textId="37F20BF6" w:rsidR="00C13B17" w:rsidRPr="007E18F6" w:rsidRDefault="00C13B17" w:rsidP="00C13B17">
      <w:pPr>
        <w:pStyle w:val="Heading2"/>
        <w:tabs>
          <w:tab w:val="left" w:pos="576"/>
          <w:tab w:val="left" w:pos="882"/>
        </w:tabs>
        <w:rPr>
          <w:rFonts w:asciiTheme="minorHAnsi" w:hAnsiTheme="minorHAnsi" w:cstheme="minorHAnsi"/>
          <w:b/>
          <w:bCs/>
          <w:color w:val="auto"/>
          <w:sz w:val="22"/>
          <w:szCs w:val="22"/>
        </w:rPr>
      </w:pPr>
      <w:bookmarkStart w:id="147" w:name="_Toc102569940"/>
      <w:r w:rsidRPr="00170F05">
        <w:rPr>
          <w:rFonts w:asciiTheme="minorHAnsi" w:eastAsiaTheme="minorHAnsi" w:hAnsiTheme="minorHAnsi" w:cs="Arial"/>
          <w:b/>
          <w:bCs/>
          <w:caps/>
          <w:color w:val="auto"/>
          <w:kern w:val="32"/>
          <w:sz w:val="22"/>
          <w:szCs w:val="22"/>
        </w:rPr>
        <w:t>4.</w:t>
      </w:r>
      <w:r>
        <w:rPr>
          <w:rFonts w:asciiTheme="minorHAnsi" w:eastAsiaTheme="minorHAnsi" w:hAnsiTheme="minorHAnsi" w:cs="Arial"/>
          <w:b/>
          <w:bCs/>
          <w:caps/>
          <w:color w:val="auto"/>
          <w:kern w:val="32"/>
          <w:sz w:val="22"/>
          <w:szCs w:val="22"/>
        </w:rPr>
        <w:t>4</w:t>
      </w:r>
      <w:r w:rsidRPr="00170F05">
        <w:rPr>
          <w:rFonts w:asciiTheme="minorHAnsi" w:eastAsiaTheme="minorHAnsi" w:hAnsiTheme="minorHAnsi" w:cs="Arial"/>
          <w:b/>
          <w:bCs/>
          <w:caps/>
          <w:color w:val="auto"/>
          <w:kern w:val="32"/>
          <w:sz w:val="22"/>
          <w:szCs w:val="22"/>
        </w:rPr>
        <w:t>.</w:t>
      </w:r>
      <w:r>
        <w:rPr>
          <w:rFonts w:asciiTheme="minorHAnsi" w:eastAsiaTheme="minorHAnsi" w:hAnsiTheme="minorHAnsi" w:cs="Arial"/>
          <w:b/>
          <w:bCs/>
          <w:caps/>
          <w:color w:val="auto"/>
          <w:kern w:val="32"/>
          <w:sz w:val="22"/>
          <w:szCs w:val="22"/>
        </w:rPr>
        <w:t>1</w:t>
      </w:r>
      <w:r w:rsidRPr="00170F05">
        <w:rPr>
          <w:rFonts w:asciiTheme="minorHAnsi" w:eastAsiaTheme="minorHAnsi" w:hAnsiTheme="minorHAnsi" w:cs="Arial"/>
          <w:b/>
          <w:bCs/>
          <w:caps/>
          <w:color w:val="auto"/>
          <w:kern w:val="32"/>
          <w:sz w:val="22"/>
          <w:szCs w:val="22"/>
        </w:rPr>
        <w:tab/>
      </w:r>
      <w:r>
        <w:rPr>
          <w:rFonts w:asciiTheme="minorHAnsi" w:eastAsiaTheme="minorHAnsi" w:hAnsiTheme="minorHAnsi" w:cs="Arial"/>
          <w:b/>
          <w:bCs/>
          <w:caps/>
          <w:color w:val="auto"/>
          <w:kern w:val="32"/>
          <w:sz w:val="22"/>
          <w:szCs w:val="22"/>
        </w:rPr>
        <w:t>Limit Loading / Disbursement Initiation</w:t>
      </w:r>
      <w:bookmarkEnd w:id="147"/>
    </w:p>
    <w:p w14:paraId="278BFB2F" w14:textId="77777777" w:rsidR="00C13B17" w:rsidRDefault="00C13B17">
      <w:pPr>
        <w:rPr>
          <w:rFonts w:cs="Arial"/>
          <w:b/>
          <w:bCs/>
          <w:caps/>
          <w:kern w:val="32"/>
        </w:rPr>
      </w:pPr>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7088"/>
      </w:tblGrid>
      <w:tr w:rsidR="00C13B17" w:rsidRPr="004D281F" w14:paraId="5B6D7373" w14:textId="77777777" w:rsidTr="00C71D2B">
        <w:tc>
          <w:tcPr>
            <w:tcW w:w="1985" w:type="dxa"/>
          </w:tcPr>
          <w:p w14:paraId="797AEB9B" w14:textId="77777777" w:rsidR="00C13B17" w:rsidRPr="004D281F" w:rsidRDefault="00C13B17" w:rsidP="00C71D2B">
            <w:pPr>
              <w:rPr>
                <w:b/>
                <w:color w:val="000000"/>
              </w:rPr>
            </w:pPr>
            <w:r w:rsidRPr="004D281F">
              <w:rPr>
                <w:b/>
                <w:color w:val="000000"/>
              </w:rPr>
              <w:t>UI Details</w:t>
            </w:r>
          </w:p>
        </w:tc>
        <w:tc>
          <w:tcPr>
            <w:tcW w:w="7088" w:type="dxa"/>
          </w:tcPr>
          <w:p w14:paraId="7BAD9D1B" w14:textId="77777777" w:rsidR="00C13B17" w:rsidRDefault="00C13B17" w:rsidP="00C71D2B">
            <w:pPr>
              <w:jc w:val="both"/>
              <w:rPr>
                <w:rFonts w:eastAsia="Calibri"/>
                <w:color w:val="000000"/>
              </w:rPr>
            </w:pPr>
            <w:r>
              <w:rPr>
                <w:rFonts w:eastAsia="Calibri"/>
                <w:color w:val="000000"/>
              </w:rPr>
              <w:t>Limit Loading / Disbursement</w:t>
            </w:r>
            <w:r w:rsidRPr="004D281F">
              <w:rPr>
                <w:rFonts w:eastAsia="Calibri"/>
                <w:color w:val="000000"/>
              </w:rPr>
              <w:t xml:space="preserve"> Initiation </w:t>
            </w:r>
            <w:r>
              <w:rPr>
                <w:rFonts w:eastAsia="Calibri"/>
                <w:color w:val="000000"/>
              </w:rPr>
              <w:t>tentative screen design:</w:t>
            </w:r>
          </w:p>
          <w:p w14:paraId="4E710221" w14:textId="77777777" w:rsidR="00C13B17" w:rsidRDefault="00C13B17" w:rsidP="00C71D2B">
            <w:pPr>
              <w:jc w:val="both"/>
              <w:rPr>
                <w:rFonts w:eastAsia="Calibri"/>
                <w:color w:val="000000"/>
              </w:rPr>
            </w:pPr>
          </w:p>
          <w:bookmarkStart w:id="148" w:name="_MON_1696338999"/>
          <w:bookmarkEnd w:id="148"/>
          <w:p w14:paraId="606B866D" w14:textId="4D7B7BEB" w:rsidR="00C13B17" w:rsidRPr="004D281F" w:rsidRDefault="00156D8B" w:rsidP="00C71D2B">
            <w:pPr>
              <w:jc w:val="both"/>
              <w:rPr>
                <w:rFonts w:eastAsia="Calibri"/>
                <w:color w:val="000000"/>
              </w:rPr>
            </w:pPr>
            <w:r>
              <w:rPr>
                <w:rFonts w:eastAsia="Calibri"/>
                <w:color w:val="000000"/>
              </w:rPr>
              <w:object w:dxaOrig="1534" w:dyaOrig="991" w14:anchorId="728BD518">
                <v:shape id="_x0000_i1045" type="#_x0000_t75" style="width:79.55pt;height:50.25pt" o:ole="">
                  <v:imagedata r:id="rId56" o:title=""/>
                </v:shape>
                <o:OLEObject Type="Embed" ProgID="Excel.Sheet.12" ShapeID="_x0000_i1045" DrawAspect="Icon" ObjectID="_1713432235" r:id="rId57"/>
              </w:object>
            </w:r>
          </w:p>
          <w:p w14:paraId="1810E6A8" w14:textId="77777777" w:rsidR="00C13B17" w:rsidRPr="004D281F" w:rsidRDefault="00C13B17" w:rsidP="00C71D2B">
            <w:pPr>
              <w:jc w:val="both"/>
              <w:rPr>
                <w:color w:val="000000"/>
              </w:rPr>
            </w:pPr>
          </w:p>
        </w:tc>
      </w:tr>
    </w:tbl>
    <w:p w14:paraId="2318CBAC" w14:textId="77777777" w:rsidR="007868BA" w:rsidRDefault="007868BA">
      <w:pPr>
        <w:rPr>
          <w:rFonts w:cs="Arial"/>
          <w:b/>
          <w:bCs/>
          <w:caps/>
          <w:kern w:val="32"/>
        </w:rPr>
      </w:pPr>
    </w:p>
    <w:p w14:paraId="51C53CC4" w14:textId="77777777" w:rsidR="00E83517" w:rsidRDefault="00E83517">
      <w:pPr>
        <w:rPr>
          <w:rFonts w:cs="Arial"/>
          <w:b/>
          <w:bCs/>
          <w:caps/>
          <w:kern w:val="32"/>
        </w:rPr>
      </w:pPr>
      <w:r>
        <w:rPr>
          <w:rFonts w:cs="Arial"/>
          <w:b/>
          <w:bCs/>
          <w:caps/>
          <w:kern w:val="32"/>
        </w:rPr>
        <w:br w:type="page"/>
      </w:r>
    </w:p>
    <w:p w14:paraId="1EE9AA68" w14:textId="173E72C2" w:rsidR="007868BA" w:rsidRPr="007E18F6" w:rsidRDefault="007868BA" w:rsidP="007868BA">
      <w:pPr>
        <w:pStyle w:val="Heading2"/>
        <w:tabs>
          <w:tab w:val="left" w:pos="576"/>
          <w:tab w:val="left" w:pos="882"/>
        </w:tabs>
        <w:rPr>
          <w:rFonts w:asciiTheme="minorHAnsi" w:hAnsiTheme="minorHAnsi" w:cstheme="minorHAnsi"/>
          <w:b/>
          <w:bCs/>
          <w:color w:val="auto"/>
          <w:sz w:val="22"/>
          <w:szCs w:val="22"/>
        </w:rPr>
      </w:pPr>
      <w:bookmarkStart w:id="149" w:name="_Toc102569941"/>
      <w:r w:rsidRPr="00170F05">
        <w:rPr>
          <w:rFonts w:asciiTheme="minorHAnsi" w:eastAsiaTheme="minorHAnsi" w:hAnsiTheme="minorHAnsi" w:cs="Arial"/>
          <w:b/>
          <w:bCs/>
          <w:caps/>
          <w:color w:val="auto"/>
          <w:kern w:val="32"/>
          <w:sz w:val="22"/>
          <w:szCs w:val="22"/>
        </w:rPr>
        <w:lastRenderedPageBreak/>
        <w:t>4.</w:t>
      </w:r>
      <w:r>
        <w:rPr>
          <w:rFonts w:asciiTheme="minorHAnsi" w:eastAsiaTheme="minorHAnsi" w:hAnsiTheme="minorHAnsi" w:cs="Arial"/>
          <w:b/>
          <w:bCs/>
          <w:caps/>
          <w:color w:val="auto"/>
          <w:kern w:val="32"/>
          <w:sz w:val="22"/>
          <w:szCs w:val="22"/>
        </w:rPr>
        <w:t>4</w:t>
      </w:r>
      <w:r w:rsidRPr="00170F05">
        <w:rPr>
          <w:rFonts w:asciiTheme="minorHAnsi" w:eastAsiaTheme="minorHAnsi" w:hAnsiTheme="minorHAnsi" w:cs="Arial"/>
          <w:b/>
          <w:bCs/>
          <w:caps/>
          <w:color w:val="auto"/>
          <w:kern w:val="32"/>
          <w:sz w:val="22"/>
          <w:szCs w:val="22"/>
        </w:rPr>
        <w:t>.</w:t>
      </w:r>
      <w:r>
        <w:rPr>
          <w:rFonts w:asciiTheme="minorHAnsi" w:eastAsiaTheme="minorHAnsi" w:hAnsiTheme="minorHAnsi" w:cs="Arial"/>
          <w:b/>
          <w:bCs/>
          <w:caps/>
          <w:color w:val="auto"/>
          <w:kern w:val="32"/>
          <w:sz w:val="22"/>
          <w:szCs w:val="22"/>
        </w:rPr>
        <w:t>2</w:t>
      </w:r>
      <w:r w:rsidRPr="00170F05">
        <w:rPr>
          <w:rFonts w:asciiTheme="minorHAnsi" w:eastAsiaTheme="minorHAnsi" w:hAnsiTheme="minorHAnsi" w:cs="Arial"/>
          <w:b/>
          <w:bCs/>
          <w:caps/>
          <w:color w:val="auto"/>
          <w:kern w:val="32"/>
          <w:sz w:val="22"/>
          <w:szCs w:val="22"/>
        </w:rPr>
        <w:tab/>
      </w:r>
      <w:r>
        <w:rPr>
          <w:rFonts w:asciiTheme="minorHAnsi" w:eastAsiaTheme="minorHAnsi" w:hAnsiTheme="minorHAnsi" w:cs="Arial"/>
          <w:b/>
          <w:bCs/>
          <w:caps/>
          <w:color w:val="auto"/>
          <w:kern w:val="32"/>
          <w:sz w:val="22"/>
          <w:szCs w:val="22"/>
        </w:rPr>
        <w:t>Limit Loading / Disbursement</w:t>
      </w:r>
      <w:bookmarkEnd w:id="149"/>
    </w:p>
    <w:p w14:paraId="4956B850" w14:textId="77777777" w:rsidR="007868BA" w:rsidRDefault="007868BA">
      <w:pPr>
        <w:rPr>
          <w:rFonts w:cs="Arial"/>
          <w:b/>
          <w:bCs/>
          <w:caps/>
          <w:kern w:val="32"/>
        </w:rPr>
      </w:pPr>
    </w:p>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5"/>
        <w:gridCol w:w="7088"/>
      </w:tblGrid>
      <w:tr w:rsidR="007868BA" w:rsidRPr="004D281F" w14:paraId="35794509" w14:textId="77777777" w:rsidTr="00C71D2B">
        <w:tc>
          <w:tcPr>
            <w:tcW w:w="1985" w:type="dxa"/>
          </w:tcPr>
          <w:p w14:paraId="4C4811D3" w14:textId="77777777" w:rsidR="007868BA" w:rsidRPr="004D281F" w:rsidRDefault="007868BA" w:rsidP="00C71D2B">
            <w:pPr>
              <w:rPr>
                <w:b/>
                <w:color w:val="000000"/>
              </w:rPr>
            </w:pPr>
            <w:r w:rsidRPr="004D281F">
              <w:rPr>
                <w:b/>
                <w:color w:val="000000"/>
              </w:rPr>
              <w:t>UI Details</w:t>
            </w:r>
          </w:p>
        </w:tc>
        <w:tc>
          <w:tcPr>
            <w:tcW w:w="7088" w:type="dxa"/>
          </w:tcPr>
          <w:p w14:paraId="03E0B888" w14:textId="77777777" w:rsidR="007868BA" w:rsidRDefault="007868BA" w:rsidP="00C71D2B">
            <w:pPr>
              <w:jc w:val="both"/>
              <w:rPr>
                <w:rFonts w:eastAsia="Calibri"/>
                <w:color w:val="000000"/>
              </w:rPr>
            </w:pPr>
            <w:r>
              <w:rPr>
                <w:rFonts w:eastAsia="Calibri"/>
                <w:color w:val="000000"/>
              </w:rPr>
              <w:t>Limit Loading / Disbursement</w:t>
            </w:r>
            <w:r w:rsidRPr="004D281F">
              <w:rPr>
                <w:rFonts w:eastAsia="Calibri"/>
                <w:color w:val="000000"/>
              </w:rPr>
              <w:t xml:space="preserve"> </w:t>
            </w:r>
            <w:r>
              <w:rPr>
                <w:rFonts w:eastAsia="Calibri"/>
                <w:color w:val="000000"/>
              </w:rPr>
              <w:t>tentative screen design:</w:t>
            </w:r>
          </w:p>
          <w:p w14:paraId="5F13DA99" w14:textId="77777777" w:rsidR="007868BA" w:rsidRDefault="007868BA" w:rsidP="00C71D2B">
            <w:pPr>
              <w:jc w:val="both"/>
              <w:rPr>
                <w:rFonts w:eastAsia="Calibri"/>
                <w:color w:val="000000"/>
              </w:rPr>
            </w:pPr>
          </w:p>
          <w:bookmarkStart w:id="150" w:name="_MON_1695225298"/>
          <w:bookmarkEnd w:id="150"/>
          <w:p w14:paraId="070C8610" w14:textId="24D72036" w:rsidR="007868BA" w:rsidRDefault="00811474" w:rsidP="007868BA">
            <w:pPr>
              <w:jc w:val="both"/>
              <w:rPr>
                <w:rFonts w:eastAsia="Calibri"/>
                <w:color w:val="000000"/>
              </w:rPr>
            </w:pPr>
            <w:r>
              <w:rPr>
                <w:rFonts w:eastAsia="Calibri"/>
                <w:color w:val="000000"/>
              </w:rPr>
              <w:object w:dxaOrig="1534" w:dyaOrig="991" w14:anchorId="6D1EF689">
                <v:shape id="_x0000_i1046" type="#_x0000_t75" style="width:79.55pt;height:50.25pt" o:ole="">
                  <v:imagedata r:id="rId58" o:title=""/>
                </v:shape>
                <o:OLEObject Type="Embed" ProgID="Excel.Sheet.12" ShapeID="_x0000_i1046" DrawAspect="Icon" ObjectID="_1713432236" r:id="rId59"/>
              </w:object>
            </w:r>
          </w:p>
          <w:p w14:paraId="5395D0D4" w14:textId="04F6B1B8" w:rsidR="007868BA" w:rsidRPr="007868BA" w:rsidRDefault="007868BA" w:rsidP="007868BA">
            <w:pPr>
              <w:jc w:val="both"/>
              <w:rPr>
                <w:rFonts w:eastAsia="Calibri"/>
                <w:color w:val="000000"/>
              </w:rPr>
            </w:pPr>
          </w:p>
        </w:tc>
      </w:tr>
    </w:tbl>
    <w:p w14:paraId="7512B80A" w14:textId="77777777" w:rsidR="009A5C57" w:rsidRDefault="009A5C57">
      <w:pPr>
        <w:rPr>
          <w:rFonts w:cs="Arial"/>
          <w:b/>
          <w:bCs/>
          <w:caps/>
          <w:kern w:val="32"/>
        </w:rPr>
      </w:pPr>
    </w:p>
    <w:p w14:paraId="20410CD2" w14:textId="19A11558" w:rsidR="009A5C57" w:rsidRPr="007E18F6" w:rsidRDefault="009A5C57" w:rsidP="009A5C57">
      <w:pPr>
        <w:pStyle w:val="Heading2"/>
        <w:tabs>
          <w:tab w:val="left" w:pos="576"/>
          <w:tab w:val="left" w:pos="882"/>
        </w:tabs>
        <w:rPr>
          <w:rFonts w:asciiTheme="minorHAnsi" w:hAnsiTheme="minorHAnsi" w:cstheme="minorHAnsi"/>
          <w:b/>
          <w:bCs/>
          <w:color w:val="auto"/>
          <w:sz w:val="22"/>
          <w:szCs w:val="22"/>
        </w:rPr>
      </w:pPr>
      <w:bookmarkStart w:id="151" w:name="_Toc102569942"/>
      <w:r>
        <w:rPr>
          <w:rFonts w:asciiTheme="minorHAnsi" w:eastAsiaTheme="minorHAnsi" w:hAnsiTheme="minorHAnsi" w:cs="Arial"/>
          <w:b/>
          <w:bCs/>
          <w:caps/>
          <w:color w:val="auto"/>
          <w:kern w:val="32"/>
          <w:sz w:val="22"/>
          <w:szCs w:val="22"/>
        </w:rPr>
        <w:t>5.1.1</w:t>
      </w:r>
      <w:r w:rsidRPr="00170F05">
        <w:rPr>
          <w:rFonts w:asciiTheme="minorHAnsi" w:eastAsiaTheme="minorHAnsi" w:hAnsiTheme="minorHAnsi" w:cs="Arial"/>
          <w:b/>
          <w:bCs/>
          <w:caps/>
          <w:color w:val="auto"/>
          <w:kern w:val="32"/>
          <w:sz w:val="22"/>
          <w:szCs w:val="22"/>
        </w:rPr>
        <w:tab/>
      </w:r>
      <w:r>
        <w:rPr>
          <w:rFonts w:asciiTheme="minorHAnsi" w:eastAsiaTheme="minorHAnsi" w:hAnsiTheme="minorHAnsi" w:cs="Arial"/>
          <w:b/>
          <w:bCs/>
          <w:caps/>
          <w:color w:val="auto"/>
          <w:kern w:val="32"/>
          <w:sz w:val="22"/>
          <w:szCs w:val="22"/>
        </w:rPr>
        <w:t>Subsequent Disbursement Initiation</w:t>
      </w:r>
      <w:bookmarkEnd w:id="151"/>
    </w:p>
    <w:p w14:paraId="6E9690EE" w14:textId="77777777" w:rsidR="009A5C57" w:rsidRDefault="009A5C57">
      <w:pPr>
        <w:rPr>
          <w:rFonts w:cs="Arial"/>
          <w:b/>
          <w:bCs/>
          <w:caps/>
          <w:kern w:val="32"/>
        </w:rPr>
      </w:pPr>
    </w:p>
    <w:tbl>
      <w:tblPr>
        <w:tblW w:w="90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7020"/>
      </w:tblGrid>
      <w:tr w:rsidR="009A5C57" w14:paraId="5DF5FD99" w14:textId="77777777" w:rsidTr="00A96753">
        <w:tc>
          <w:tcPr>
            <w:tcW w:w="2070" w:type="dxa"/>
          </w:tcPr>
          <w:p w14:paraId="09C6C6BB" w14:textId="77777777" w:rsidR="009A5C57" w:rsidRPr="002E6232" w:rsidRDefault="009A5C57" w:rsidP="00C71D2B">
            <w:pPr>
              <w:rPr>
                <w:rFonts w:ascii="Calibri" w:hAnsi="Calibri"/>
                <w:b/>
              </w:rPr>
            </w:pPr>
            <w:r w:rsidRPr="002E6232">
              <w:rPr>
                <w:rFonts w:ascii="Calibri" w:hAnsi="Calibri"/>
                <w:b/>
              </w:rPr>
              <w:t>UI Details</w:t>
            </w:r>
          </w:p>
        </w:tc>
        <w:tc>
          <w:tcPr>
            <w:tcW w:w="7020" w:type="dxa"/>
            <w:shd w:val="clear" w:color="auto" w:fill="auto"/>
          </w:tcPr>
          <w:p w14:paraId="29C2A9E2" w14:textId="77777777" w:rsidR="009A5C57" w:rsidRDefault="009A5C57" w:rsidP="00C71D2B">
            <w:pPr>
              <w:jc w:val="both"/>
              <w:rPr>
                <w:rFonts w:ascii="Calibri" w:hAnsi="Calibri"/>
              </w:rPr>
            </w:pPr>
            <w:r>
              <w:rPr>
                <w:rFonts w:ascii="Calibri" w:hAnsi="Calibri"/>
              </w:rPr>
              <w:t xml:space="preserve">Subsequent Disbursement Initiation </w:t>
            </w:r>
            <w:r>
              <w:rPr>
                <w:rFonts w:eastAsia="Calibri"/>
                <w:color w:val="000000"/>
              </w:rPr>
              <w:t>tentative screen design:</w:t>
            </w:r>
            <w:r>
              <w:rPr>
                <w:rFonts w:ascii="Calibri" w:hAnsi="Calibri"/>
              </w:rPr>
              <w:t xml:space="preserve"> </w:t>
            </w:r>
          </w:p>
          <w:p w14:paraId="2BFC148D" w14:textId="77777777" w:rsidR="009A5C57" w:rsidRDefault="009A5C57" w:rsidP="00C71D2B">
            <w:pPr>
              <w:jc w:val="both"/>
              <w:rPr>
                <w:rFonts w:ascii="Calibri" w:hAnsi="Calibri"/>
              </w:rPr>
            </w:pPr>
          </w:p>
          <w:bookmarkStart w:id="152" w:name="_MON_1695225621"/>
          <w:bookmarkEnd w:id="152"/>
          <w:p w14:paraId="00AD29B6" w14:textId="7839DAFC" w:rsidR="009A5C57" w:rsidRDefault="00156D8B" w:rsidP="00C71D2B">
            <w:pPr>
              <w:jc w:val="both"/>
              <w:rPr>
                <w:rFonts w:ascii="Calibri" w:hAnsi="Calibri"/>
              </w:rPr>
            </w:pPr>
            <w:r>
              <w:rPr>
                <w:rFonts w:ascii="Calibri" w:hAnsi="Calibri"/>
              </w:rPr>
              <w:object w:dxaOrig="1534" w:dyaOrig="991" w14:anchorId="473650CE">
                <v:shape id="_x0000_i1047" type="#_x0000_t75" style="width:79.55pt;height:50.25pt" o:ole="">
                  <v:imagedata r:id="rId60" o:title=""/>
                </v:shape>
                <o:OLEObject Type="Embed" ProgID="Excel.Sheet.12" ShapeID="_x0000_i1047" DrawAspect="Icon" ObjectID="_1713432237" r:id="rId61"/>
              </w:object>
            </w:r>
          </w:p>
          <w:p w14:paraId="0E25DF58" w14:textId="77777777" w:rsidR="009A5C57" w:rsidRDefault="009A5C57" w:rsidP="00C71D2B">
            <w:pPr>
              <w:jc w:val="both"/>
              <w:rPr>
                <w:rFonts w:ascii="Calibri" w:hAnsi="Calibri"/>
              </w:rPr>
            </w:pPr>
            <w:bookmarkStart w:id="153" w:name="_MON_1515584972"/>
            <w:bookmarkEnd w:id="153"/>
          </w:p>
        </w:tc>
      </w:tr>
    </w:tbl>
    <w:p w14:paraId="363651F0" w14:textId="77777777" w:rsidR="00666485" w:rsidRDefault="00666485">
      <w:pPr>
        <w:rPr>
          <w:rFonts w:cs="Arial"/>
          <w:b/>
          <w:bCs/>
          <w:caps/>
          <w:kern w:val="32"/>
        </w:rPr>
      </w:pPr>
    </w:p>
    <w:p w14:paraId="30EC94D8" w14:textId="78FEA520" w:rsidR="00666485" w:rsidRPr="007E18F6" w:rsidRDefault="00666485" w:rsidP="00666485">
      <w:pPr>
        <w:pStyle w:val="Heading2"/>
        <w:tabs>
          <w:tab w:val="left" w:pos="576"/>
          <w:tab w:val="left" w:pos="882"/>
        </w:tabs>
        <w:rPr>
          <w:rFonts w:asciiTheme="minorHAnsi" w:hAnsiTheme="minorHAnsi" w:cstheme="minorHAnsi"/>
          <w:b/>
          <w:bCs/>
          <w:color w:val="auto"/>
          <w:sz w:val="22"/>
          <w:szCs w:val="22"/>
        </w:rPr>
      </w:pPr>
      <w:bookmarkStart w:id="154" w:name="_Toc102569943"/>
      <w:r>
        <w:rPr>
          <w:rFonts w:asciiTheme="minorHAnsi" w:eastAsiaTheme="minorHAnsi" w:hAnsiTheme="minorHAnsi" w:cs="Arial"/>
          <w:b/>
          <w:bCs/>
          <w:caps/>
          <w:color w:val="auto"/>
          <w:kern w:val="32"/>
          <w:sz w:val="22"/>
          <w:szCs w:val="22"/>
        </w:rPr>
        <w:t>5.1.</w:t>
      </w:r>
      <w:r w:rsidR="00D272B8">
        <w:rPr>
          <w:rFonts w:asciiTheme="minorHAnsi" w:eastAsiaTheme="minorHAnsi" w:hAnsiTheme="minorHAnsi" w:cs="Arial"/>
          <w:b/>
          <w:bCs/>
          <w:caps/>
          <w:color w:val="auto"/>
          <w:kern w:val="32"/>
          <w:sz w:val="22"/>
          <w:szCs w:val="22"/>
        </w:rPr>
        <w:t>4</w:t>
      </w:r>
      <w:r w:rsidRPr="00170F05">
        <w:rPr>
          <w:rFonts w:asciiTheme="minorHAnsi" w:eastAsiaTheme="minorHAnsi" w:hAnsiTheme="minorHAnsi" w:cs="Arial"/>
          <w:b/>
          <w:bCs/>
          <w:caps/>
          <w:color w:val="auto"/>
          <w:kern w:val="32"/>
          <w:sz w:val="22"/>
          <w:szCs w:val="22"/>
        </w:rPr>
        <w:tab/>
      </w:r>
      <w:r>
        <w:rPr>
          <w:rFonts w:asciiTheme="minorHAnsi" w:eastAsiaTheme="minorHAnsi" w:hAnsiTheme="minorHAnsi" w:cs="Arial"/>
          <w:b/>
          <w:bCs/>
          <w:caps/>
          <w:color w:val="auto"/>
          <w:kern w:val="32"/>
          <w:sz w:val="22"/>
          <w:szCs w:val="22"/>
        </w:rPr>
        <w:t>Subsequent Disbursement Template Generation</w:t>
      </w:r>
      <w:bookmarkEnd w:id="154"/>
    </w:p>
    <w:p w14:paraId="5BD5B779" w14:textId="77777777" w:rsidR="00666485" w:rsidRDefault="00666485">
      <w:pPr>
        <w:rPr>
          <w:rFonts w:cs="Arial"/>
          <w:b/>
          <w:bCs/>
          <w:caps/>
          <w:kern w:val="32"/>
        </w:rPr>
      </w:pPr>
    </w:p>
    <w:tbl>
      <w:tblPr>
        <w:tblW w:w="90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0"/>
        <w:gridCol w:w="7020"/>
      </w:tblGrid>
      <w:tr w:rsidR="00666485" w14:paraId="51ACD274" w14:textId="77777777" w:rsidTr="00A96753">
        <w:tc>
          <w:tcPr>
            <w:tcW w:w="2070" w:type="dxa"/>
          </w:tcPr>
          <w:p w14:paraId="037CFD87" w14:textId="77777777" w:rsidR="00666485" w:rsidRPr="00974804" w:rsidRDefault="00666485" w:rsidP="00C71D2B">
            <w:pPr>
              <w:rPr>
                <w:rFonts w:ascii="Calibri" w:hAnsi="Calibri"/>
                <w:b/>
              </w:rPr>
            </w:pPr>
            <w:r w:rsidRPr="00974804">
              <w:rPr>
                <w:rFonts w:ascii="Calibri" w:hAnsi="Calibri"/>
                <w:b/>
              </w:rPr>
              <w:t>UI Details</w:t>
            </w:r>
          </w:p>
        </w:tc>
        <w:tc>
          <w:tcPr>
            <w:tcW w:w="7020" w:type="dxa"/>
            <w:shd w:val="clear" w:color="auto" w:fill="auto"/>
          </w:tcPr>
          <w:p w14:paraId="6D16DA4A" w14:textId="77777777" w:rsidR="00666485" w:rsidRDefault="00666485" w:rsidP="00C71D2B">
            <w:pPr>
              <w:jc w:val="both"/>
              <w:rPr>
                <w:rFonts w:ascii="Calibri" w:hAnsi="Calibri"/>
              </w:rPr>
            </w:pPr>
            <w:r>
              <w:rPr>
                <w:rFonts w:ascii="Calibri" w:hAnsi="Calibri"/>
              </w:rPr>
              <w:t xml:space="preserve">Subsequent Disbursement Template Generation </w:t>
            </w:r>
            <w:r>
              <w:rPr>
                <w:rFonts w:eastAsia="Calibri"/>
                <w:color w:val="000000"/>
              </w:rPr>
              <w:t>tentative s</w:t>
            </w:r>
            <w:r w:rsidRPr="004D281F">
              <w:rPr>
                <w:rFonts w:eastAsia="Calibri"/>
                <w:color w:val="000000"/>
              </w:rPr>
              <w:t>creen</w:t>
            </w:r>
            <w:r>
              <w:rPr>
                <w:rFonts w:eastAsia="Calibri"/>
                <w:color w:val="000000"/>
              </w:rPr>
              <w:t xml:space="preserve"> design</w:t>
            </w:r>
            <w:r>
              <w:t>:</w:t>
            </w:r>
          </w:p>
          <w:p w14:paraId="20C13635" w14:textId="77777777" w:rsidR="00666485" w:rsidRDefault="00666485" w:rsidP="00C71D2B">
            <w:pPr>
              <w:jc w:val="both"/>
              <w:rPr>
                <w:rFonts w:ascii="Calibri" w:hAnsi="Calibri"/>
              </w:rPr>
            </w:pPr>
          </w:p>
          <w:bookmarkStart w:id="155" w:name="_MON_1695225640"/>
          <w:bookmarkEnd w:id="155"/>
          <w:p w14:paraId="28A8D093" w14:textId="5B9F12AE" w:rsidR="00666485" w:rsidRDefault="00156D8B" w:rsidP="00C71D2B">
            <w:pPr>
              <w:jc w:val="both"/>
              <w:rPr>
                <w:rFonts w:ascii="Calibri" w:hAnsi="Calibri"/>
              </w:rPr>
            </w:pPr>
            <w:r>
              <w:rPr>
                <w:rFonts w:ascii="Calibri" w:hAnsi="Calibri"/>
              </w:rPr>
              <w:object w:dxaOrig="1534" w:dyaOrig="991" w14:anchorId="148DE0F9">
                <v:shape id="_x0000_i1048" type="#_x0000_t75" style="width:79.55pt;height:50.25pt" o:ole="">
                  <v:imagedata r:id="rId62" o:title=""/>
                </v:shape>
                <o:OLEObject Type="Embed" ProgID="Excel.Sheet.12" ShapeID="_x0000_i1048" DrawAspect="Icon" ObjectID="_1713432238" r:id="rId63"/>
              </w:object>
            </w:r>
          </w:p>
          <w:p w14:paraId="70AA55DC" w14:textId="77777777" w:rsidR="00666485" w:rsidRDefault="00666485" w:rsidP="00666485">
            <w:pPr>
              <w:jc w:val="both"/>
              <w:rPr>
                <w:rFonts w:ascii="Calibri" w:hAnsi="Calibri"/>
              </w:rPr>
            </w:pPr>
          </w:p>
        </w:tc>
      </w:tr>
    </w:tbl>
    <w:p w14:paraId="21F21ACD" w14:textId="2D40E583" w:rsidR="008F7C83" w:rsidRDefault="008F7C83">
      <w:pPr>
        <w:rPr>
          <w:rFonts w:cs="Arial"/>
          <w:b/>
          <w:bCs/>
          <w:caps/>
          <w:kern w:val="32"/>
        </w:rPr>
      </w:pPr>
    </w:p>
    <w:p w14:paraId="03319315" w14:textId="1D124461" w:rsidR="00E22836" w:rsidRPr="00F50C22" w:rsidRDefault="00E22836" w:rsidP="00E22836">
      <w:pPr>
        <w:pStyle w:val="Heading2"/>
        <w:keepLines w:val="0"/>
        <w:tabs>
          <w:tab w:val="left" w:pos="0"/>
        </w:tabs>
        <w:spacing w:before="0" w:after="60"/>
        <w:rPr>
          <w:rFonts w:asciiTheme="minorHAnsi" w:eastAsiaTheme="minorHAnsi" w:hAnsiTheme="minorHAnsi" w:cs="Arial"/>
          <w:b/>
          <w:bCs/>
          <w:caps/>
          <w:color w:val="auto"/>
          <w:kern w:val="32"/>
          <w:sz w:val="22"/>
          <w:szCs w:val="22"/>
        </w:rPr>
      </w:pPr>
      <w:bookmarkStart w:id="156" w:name="_Toc102569944"/>
      <w:r>
        <w:rPr>
          <w:rFonts w:asciiTheme="minorHAnsi" w:eastAsiaTheme="minorHAnsi" w:hAnsiTheme="minorHAnsi" w:cs="Arial"/>
          <w:b/>
          <w:bCs/>
          <w:caps/>
          <w:color w:val="auto"/>
          <w:kern w:val="32"/>
          <w:sz w:val="22"/>
          <w:szCs w:val="22"/>
        </w:rPr>
        <w:t>5.2</w:t>
      </w:r>
      <w:r>
        <w:rPr>
          <w:rFonts w:asciiTheme="minorHAnsi" w:eastAsiaTheme="minorHAnsi" w:hAnsiTheme="minorHAnsi" w:cs="Arial"/>
          <w:b/>
          <w:bCs/>
          <w:caps/>
          <w:color w:val="auto"/>
          <w:kern w:val="32"/>
          <w:sz w:val="22"/>
          <w:szCs w:val="22"/>
        </w:rPr>
        <w:tab/>
        <w:t>Post Disbursement Covenant Fulfillment</w:t>
      </w:r>
      <w:bookmarkEnd w:id="156"/>
    </w:p>
    <w:p w14:paraId="1FE447D3" w14:textId="77777777" w:rsidR="00E22836" w:rsidRPr="004D281F" w:rsidRDefault="00E22836" w:rsidP="00E22836"/>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6951"/>
      </w:tblGrid>
      <w:tr w:rsidR="00A86060" w:rsidRPr="004D281F" w14:paraId="0775D114" w14:textId="77777777" w:rsidTr="000B05B8">
        <w:tc>
          <w:tcPr>
            <w:tcW w:w="2122" w:type="dxa"/>
          </w:tcPr>
          <w:p w14:paraId="13A4302A" w14:textId="1B8706C4" w:rsidR="00A86060" w:rsidRPr="004D281F" w:rsidRDefault="00A86060" w:rsidP="00A86060">
            <w:pPr>
              <w:rPr>
                <w:b/>
                <w:color w:val="000000"/>
              </w:rPr>
            </w:pPr>
            <w:r w:rsidRPr="004D281F">
              <w:rPr>
                <w:b/>
                <w:color w:val="000000"/>
              </w:rPr>
              <w:t xml:space="preserve">UI Details </w:t>
            </w:r>
          </w:p>
        </w:tc>
        <w:tc>
          <w:tcPr>
            <w:tcW w:w="6951" w:type="dxa"/>
          </w:tcPr>
          <w:p w14:paraId="7FA11877" w14:textId="77777777" w:rsidR="00A86060" w:rsidRDefault="00A86060" w:rsidP="00A86060">
            <w:pPr>
              <w:jc w:val="both"/>
            </w:pPr>
            <w:r w:rsidRPr="004D281F">
              <w:rPr>
                <w:color w:val="000000"/>
              </w:rPr>
              <w:t>Post Disbursement Covenants Fulfillment</w:t>
            </w:r>
            <w:r>
              <w:rPr>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t>:</w:t>
            </w:r>
          </w:p>
          <w:p w14:paraId="623480FE" w14:textId="77777777" w:rsidR="00A86060" w:rsidRPr="004D281F" w:rsidRDefault="00A86060" w:rsidP="00A86060">
            <w:pPr>
              <w:jc w:val="both"/>
              <w:rPr>
                <w:color w:val="000000"/>
              </w:rPr>
            </w:pPr>
          </w:p>
          <w:bookmarkStart w:id="157" w:name="_MON_1696339202"/>
          <w:bookmarkEnd w:id="157"/>
          <w:p w14:paraId="1345828B" w14:textId="6867B4F7" w:rsidR="00A86060" w:rsidRPr="004D281F" w:rsidRDefault="00156D8B" w:rsidP="00A86060">
            <w:pPr>
              <w:jc w:val="both"/>
              <w:rPr>
                <w:color w:val="000000"/>
                <w:highlight w:val="yellow"/>
              </w:rPr>
            </w:pPr>
            <w:r w:rsidRPr="003C39B9">
              <w:rPr>
                <w:color w:val="000000"/>
              </w:rPr>
              <w:object w:dxaOrig="1534" w:dyaOrig="991" w14:anchorId="261B47E0">
                <v:shape id="_x0000_i1049" type="#_x0000_t75" style="width:79.55pt;height:50.25pt" o:ole="">
                  <v:imagedata r:id="rId64" o:title=""/>
                </v:shape>
                <o:OLEObject Type="Embed" ProgID="Excel.Sheet.12" ShapeID="_x0000_i1049" DrawAspect="Icon" ObjectID="_1713432239" r:id="rId65"/>
              </w:object>
            </w:r>
          </w:p>
          <w:p w14:paraId="05C23B9E" w14:textId="77777777" w:rsidR="00A86060" w:rsidRPr="004D281F" w:rsidRDefault="00A86060" w:rsidP="00A86060">
            <w:pPr>
              <w:jc w:val="both"/>
              <w:rPr>
                <w:color w:val="000000"/>
              </w:rPr>
            </w:pPr>
          </w:p>
        </w:tc>
      </w:tr>
    </w:tbl>
    <w:p w14:paraId="2DB1A53D" w14:textId="77777777" w:rsidR="00E22836" w:rsidRDefault="00E22836">
      <w:pPr>
        <w:rPr>
          <w:rFonts w:cs="Arial"/>
          <w:b/>
          <w:bCs/>
          <w:caps/>
          <w:kern w:val="32"/>
        </w:rPr>
      </w:pPr>
    </w:p>
    <w:p w14:paraId="41CA7D6D" w14:textId="68445EB4" w:rsidR="006A2C9B" w:rsidRPr="00F50C22" w:rsidRDefault="00F50C22" w:rsidP="00E83517">
      <w:pPr>
        <w:pStyle w:val="Heading2"/>
        <w:keepLines w:val="0"/>
        <w:tabs>
          <w:tab w:val="left" w:pos="0"/>
        </w:tabs>
        <w:spacing w:before="0" w:line="276" w:lineRule="auto"/>
        <w:rPr>
          <w:rFonts w:asciiTheme="minorHAnsi" w:eastAsiaTheme="minorHAnsi" w:hAnsiTheme="minorHAnsi" w:cs="Arial"/>
          <w:b/>
          <w:bCs/>
          <w:caps/>
          <w:color w:val="auto"/>
          <w:kern w:val="32"/>
          <w:sz w:val="22"/>
          <w:szCs w:val="22"/>
        </w:rPr>
      </w:pPr>
      <w:bookmarkStart w:id="158" w:name="_Toc102569945"/>
      <w:r>
        <w:rPr>
          <w:rFonts w:asciiTheme="minorHAnsi" w:eastAsiaTheme="minorHAnsi" w:hAnsiTheme="minorHAnsi" w:cs="Arial"/>
          <w:b/>
          <w:bCs/>
          <w:caps/>
          <w:color w:val="auto"/>
          <w:kern w:val="32"/>
          <w:sz w:val="22"/>
          <w:szCs w:val="22"/>
        </w:rPr>
        <w:t>5.3</w:t>
      </w:r>
      <w:r>
        <w:rPr>
          <w:rFonts w:asciiTheme="minorHAnsi" w:eastAsiaTheme="minorHAnsi" w:hAnsiTheme="minorHAnsi" w:cs="Arial"/>
          <w:b/>
          <w:bCs/>
          <w:caps/>
          <w:color w:val="auto"/>
          <w:kern w:val="32"/>
          <w:sz w:val="22"/>
          <w:szCs w:val="22"/>
        </w:rPr>
        <w:tab/>
      </w:r>
      <w:r w:rsidR="006A2C9B" w:rsidRPr="00F50C22">
        <w:rPr>
          <w:rFonts w:asciiTheme="minorHAnsi" w:eastAsiaTheme="minorHAnsi" w:hAnsiTheme="minorHAnsi" w:cs="Arial"/>
          <w:b/>
          <w:bCs/>
          <w:caps/>
          <w:color w:val="auto"/>
          <w:kern w:val="32"/>
          <w:sz w:val="22"/>
          <w:szCs w:val="22"/>
        </w:rPr>
        <w:t>Rejection</w:t>
      </w:r>
      <w:bookmarkEnd w:id="144"/>
      <w:r w:rsidR="006A2C9B" w:rsidRPr="00F50C22">
        <w:rPr>
          <w:rFonts w:asciiTheme="minorHAnsi" w:eastAsiaTheme="minorHAnsi" w:hAnsiTheme="minorHAnsi" w:cs="Arial"/>
          <w:b/>
          <w:bCs/>
          <w:caps/>
          <w:color w:val="auto"/>
          <w:kern w:val="32"/>
          <w:sz w:val="22"/>
          <w:szCs w:val="22"/>
        </w:rPr>
        <w:t xml:space="preserve"> Events</w:t>
      </w:r>
      <w:bookmarkEnd w:id="145"/>
      <w:bookmarkEnd w:id="146"/>
      <w:bookmarkEnd w:id="158"/>
    </w:p>
    <w:p w14:paraId="103A8808" w14:textId="77777777" w:rsidR="006A2C9B" w:rsidRPr="004D281F" w:rsidRDefault="006A2C9B" w:rsidP="006A2C9B"/>
    <w:tbl>
      <w:tblPr>
        <w:tblW w:w="9073"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6946"/>
      </w:tblGrid>
      <w:tr w:rsidR="00883F10" w:rsidRPr="004D281F" w14:paraId="30C3A376" w14:textId="77777777" w:rsidTr="00F50C22">
        <w:tc>
          <w:tcPr>
            <w:tcW w:w="2127" w:type="dxa"/>
          </w:tcPr>
          <w:p w14:paraId="2329BAA4" w14:textId="40E17DC4" w:rsidR="00883F10" w:rsidRPr="004D281F" w:rsidRDefault="00883F10" w:rsidP="00C71D2B">
            <w:pPr>
              <w:rPr>
                <w:b/>
                <w:color w:val="000000"/>
              </w:rPr>
            </w:pPr>
            <w:r w:rsidRPr="004D281F">
              <w:rPr>
                <w:b/>
                <w:color w:val="000000"/>
              </w:rPr>
              <w:t xml:space="preserve">Process </w:t>
            </w:r>
            <w:r w:rsidR="003730F8">
              <w:rPr>
                <w:b/>
                <w:color w:val="000000"/>
              </w:rPr>
              <w:t>F</w:t>
            </w:r>
            <w:r w:rsidRPr="004D281F">
              <w:rPr>
                <w:b/>
                <w:color w:val="000000"/>
              </w:rPr>
              <w:t xml:space="preserve">low of </w:t>
            </w:r>
            <w:r w:rsidR="003730F8">
              <w:rPr>
                <w:b/>
                <w:color w:val="000000"/>
              </w:rPr>
              <w:t>E</w:t>
            </w:r>
            <w:r w:rsidRPr="004D281F">
              <w:rPr>
                <w:b/>
                <w:color w:val="000000"/>
              </w:rPr>
              <w:t>vents</w:t>
            </w:r>
          </w:p>
        </w:tc>
        <w:tc>
          <w:tcPr>
            <w:tcW w:w="6946" w:type="dxa"/>
          </w:tcPr>
          <w:p w14:paraId="12E9DF6D" w14:textId="77777777" w:rsidR="00883F10" w:rsidRPr="004D281F" w:rsidRDefault="00883F10" w:rsidP="00C71D2B">
            <w:pPr>
              <w:jc w:val="both"/>
              <w:rPr>
                <w:b/>
                <w:color w:val="000000"/>
              </w:rPr>
            </w:pPr>
            <w:r w:rsidRPr="004D281F">
              <w:rPr>
                <w:b/>
                <w:color w:val="000000"/>
              </w:rPr>
              <w:t>REJECTION EVENTS:</w:t>
            </w:r>
          </w:p>
          <w:p w14:paraId="312D14C4" w14:textId="77777777" w:rsidR="00883F10" w:rsidRPr="004D281F" w:rsidRDefault="00883F10" w:rsidP="00C71D2B">
            <w:pPr>
              <w:jc w:val="both"/>
              <w:rPr>
                <w:color w:val="000000"/>
              </w:rPr>
            </w:pPr>
            <w:r w:rsidRPr="004D281F">
              <w:rPr>
                <w:color w:val="000000"/>
              </w:rPr>
              <w:t>The loan application may get rejected at multiple points in the workflow. These reject points are:</w:t>
            </w:r>
          </w:p>
          <w:p w14:paraId="29827793" w14:textId="77777777" w:rsidR="00883F10" w:rsidRPr="004D281F" w:rsidRDefault="00883F10" w:rsidP="00C71D2B">
            <w:pPr>
              <w:pStyle w:val="ListParagraph2"/>
              <w:numPr>
                <w:ilvl w:val="0"/>
                <w:numId w:val="24"/>
              </w:numPr>
              <w:spacing w:after="0" w:line="240" w:lineRule="auto"/>
              <w:jc w:val="both"/>
              <w:rPr>
                <w:rFonts w:asciiTheme="minorHAnsi" w:hAnsiTheme="minorHAnsi"/>
                <w:color w:val="000000"/>
              </w:rPr>
            </w:pPr>
            <w:r w:rsidRPr="004D281F">
              <w:rPr>
                <w:rFonts w:asciiTheme="minorHAnsi" w:hAnsiTheme="minorHAnsi"/>
                <w:color w:val="000000"/>
              </w:rPr>
              <w:t>Rejection at the time of Underwriting.</w:t>
            </w:r>
          </w:p>
          <w:p w14:paraId="0D320A1D" w14:textId="77777777" w:rsidR="00883F10" w:rsidRPr="004D281F" w:rsidRDefault="00883F10" w:rsidP="00C71D2B">
            <w:pPr>
              <w:pStyle w:val="ListParagraph2"/>
              <w:numPr>
                <w:ilvl w:val="0"/>
                <w:numId w:val="24"/>
              </w:numPr>
              <w:spacing w:after="0" w:line="240" w:lineRule="auto"/>
              <w:jc w:val="both"/>
              <w:rPr>
                <w:rFonts w:asciiTheme="minorHAnsi" w:hAnsiTheme="minorHAnsi"/>
                <w:color w:val="000000"/>
              </w:rPr>
            </w:pPr>
            <w:r w:rsidRPr="004D281F">
              <w:rPr>
                <w:rFonts w:asciiTheme="minorHAnsi" w:hAnsiTheme="minorHAnsi"/>
                <w:color w:val="000000"/>
              </w:rPr>
              <w:t>Decline by the customer during Customer handover and acceptance.</w:t>
            </w:r>
          </w:p>
          <w:p w14:paraId="53BAA77E" w14:textId="77777777" w:rsidR="00883F10" w:rsidRPr="004D281F" w:rsidRDefault="00883F10" w:rsidP="00C71D2B">
            <w:pPr>
              <w:pStyle w:val="ListParagraph2"/>
              <w:numPr>
                <w:ilvl w:val="0"/>
                <w:numId w:val="24"/>
              </w:numPr>
              <w:spacing w:after="0" w:line="240" w:lineRule="auto"/>
              <w:jc w:val="both"/>
              <w:rPr>
                <w:rFonts w:asciiTheme="minorHAnsi" w:hAnsiTheme="minorHAnsi"/>
                <w:color w:val="000000"/>
              </w:rPr>
            </w:pPr>
            <w:r w:rsidRPr="004D281F">
              <w:rPr>
                <w:rFonts w:asciiTheme="minorHAnsi" w:hAnsiTheme="minorHAnsi"/>
                <w:color w:val="000000"/>
              </w:rPr>
              <w:t xml:space="preserve">Rejection </w:t>
            </w:r>
            <w:r>
              <w:rPr>
                <w:rFonts w:asciiTheme="minorHAnsi" w:hAnsiTheme="minorHAnsi"/>
                <w:color w:val="000000"/>
              </w:rPr>
              <w:t>at CIBIL Check</w:t>
            </w:r>
          </w:p>
          <w:p w14:paraId="3AB86604" w14:textId="49FF484E" w:rsidR="00883F10" w:rsidRDefault="00883F10" w:rsidP="00C71D2B">
            <w:pPr>
              <w:pStyle w:val="ListParagraph2"/>
              <w:numPr>
                <w:ilvl w:val="0"/>
                <w:numId w:val="24"/>
              </w:numPr>
              <w:spacing w:after="0" w:line="240" w:lineRule="auto"/>
              <w:jc w:val="both"/>
              <w:rPr>
                <w:rFonts w:asciiTheme="minorHAnsi" w:hAnsiTheme="minorHAnsi"/>
                <w:color w:val="000000"/>
              </w:rPr>
            </w:pPr>
            <w:r w:rsidRPr="004D281F">
              <w:rPr>
                <w:rFonts w:asciiTheme="minorHAnsi" w:hAnsiTheme="minorHAnsi"/>
                <w:color w:val="000000"/>
              </w:rPr>
              <w:t xml:space="preserve">Rejection at </w:t>
            </w:r>
            <w:commentRangeStart w:id="159"/>
            <w:r w:rsidR="00F50C22">
              <w:rPr>
                <w:rFonts w:asciiTheme="minorHAnsi" w:hAnsiTheme="minorHAnsi"/>
                <w:color w:val="000000"/>
              </w:rPr>
              <w:t>Negative List Check</w:t>
            </w:r>
            <w:r w:rsidRPr="004D281F">
              <w:rPr>
                <w:rFonts w:asciiTheme="minorHAnsi" w:hAnsiTheme="minorHAnsi"/>
                <w:color w:val="000000"/>
              </w:rPr>
              <w:t xml:space="preserve"> </w:t>
            </w:r>
            <w:commentRangeEnd w:id="159"/>
            <w:r w:rsidR="00C07E70">
              <w:rPr>
                <w:rStyle w:val="CommentReference"/>
                <w:rFonts w:ascii="Times New Roman" w:eastAsia="Times New Roman" w:hAnsi="Times New Roman"/>
              </w:rPr>
              <w:commentReference w:id="159"/>
            </w:r>
            <w:r w:rsidRPr="004D281F">
              <w:rPr>
                <w:rFonts w:asciiTheme="minorHAnsi" w:hAnsiTheme="minorHAnsi"/>
                <w:color w:val="000000"/>
              </w:rPr>
              <w:t>due to existing customer.</w:t>
            </w:r>
          </w:p>
          <w:p w14:paraId="7FC48232" w14:textId="46DD0131" w:rsidR="00883F10" w:rsidRPr="003373E7" w:rsidRDefault="00883F10" w:rsidP="00F50C22">
            <w:pPr>
              <w:pStyle w:val="ListParagraph2"/>
              <w:spacing w:after="0" w:line="240" w:lineRule="auto"/>
              <w:ind w:left="360"/>
              <w:jc w:val="both"/>
              <w:rPr>
                <w:rFonts w:asciiTheme="minorHAnsi" w:hAnsiTheme="minorHAnsi"/>
                <w:color w:val="000000"/>
              </w:rPr>
            </w:pPr>
          </w:p>
        </w:tc>
      </w:tr>
    </w:tbl>
    <w:p w14:paraId="22307C77" w14:textId="7F84EBA7" w:rsidR="00B27CA7" w:rsidRDefault="00B27CA7" w:rsidP="006A2C9B"/>
    <w:p w14:paraId="5C7A4989" w14:textId="1E4A5FAF" w:rsidR="003D541E" w:rsidRPr="00F50C22" w:rsidRDefault="00F50C22" w:rsidP="00E83517">
      <w:pPr>
        <w:pStyle w:val="Heading2"/>
        <w:keepLines w:val="0"/>
        <w:tabs>
          <w:tab w:val="left" w:pos="0"/>
        </w:tabs>
        <w:spacing w:before="0" w:after="60"/>
        <w:rPr>
          <w:rFonts w:asciiTheme="minorHAnsi" w:eastAsiaTheme="minorHAnsi" w:hAnsiTheme="minorHAnsi" w:cs="Arial"/>
          <w:b/>
          <w:bCs/>
          <w:caps/>
          <w:color w:val="auto"/>
          <w:kern w:val="32"/>
          <w:sz w:val="22"/>
          <w:szCs w:val="22"/>
        </w:rPr>
      </w:pPr>
      <w:bookmarkStart w:id="160" w:name="_Toc102569946"/>
      <w:r>
        <w:rPr>
          <w:rFonts w:asciiTheme="minorHAnsi" w:eastAsiaTheme="minorHAnsi" w:hAnsiTheme="minorHAnsi" w:cs="Arial"/>
          <w:b/>
          <w:bCs/>
          <w:caps/>
          <w:color w:val="auto"/>
          <w:kern w:val="32"/>
          <w:sz w:val="22"/>
          <w:szCs w:val="22"/>
        </w:rPr>
        <w:t>5.5</w:t>
      </w:r>
      <w:r>
        <w:rPr>
          <w:rFonts w:asciiTheme="minorHAnsi" w:eastAsiaTheme="minorHAnsi" w:hAnsiTheme="minorHAnsi" w:cs="Arial"/>
          <w:b/>
          <w:bCs/>
          <w:caps/>
          <w:color w:val="auto"/>
          <w:kern w:val="32"/>
          <w:sz w:val="22"/>
          <w:szCs w:val="22"/>
        </w:rPr>
        <w:tab/>
      </w:r>
      <w:r w:rsidR="003D541E" w:rsidRPr="00F50C22">
        <w:rPr>
          <w:rFonts w:asciiTheme="minorHAnsi" w:eastAsiaTheme="minorHAnsi" w:hAnsiTheme="minorHAnsi" w:cs="Arial"/>
          <w:b/>
          <w:bCs/>
          <w:caps/>
          <w:color w:val="auto"/>
          <w:kern w:val="32"/>
          <w:sz w:val="22"/>
          <w:szCs w:val="22"/>
        </w:rPr>
        <w:t>Reassign Functionality</w:t>
      </w:r>
      <w:bookmarkEnd w:id="160"/>
    </w:p>
    <w:p w14:paraId="5A63ED93" w14:textId="77777777" w:rsidR="003D541E" w:rsidRPr="004D281F" w:rsidRDefault="003D541E" w:rsidP="003D541E"/>
    <w:tbl>
      <w:tblPr>
        <w:tblW w:w="907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2"/>
        <w:gridCol w:w="6951"/>
      </w:tblGrid>
      <w:tr w:rsidR="009D71EF" w:rsidRPr="004D281F" w14:paraId="6063609C" w14:textId="77777777" w:rsidTr="00A96753">
        <w:tc>
          <w:tcPr>
            <w:tcW w:w="2122" w:type="dxa"/>
          </w:tcPr>
          <w:p w14:paraId="58E50288" w14:textId="77777777" w:rsidR="009D71EF" w:rsidRPr="004D281F" w:rsidRDefault="009D71EF" w:rsidP="00C71D2B">
            <w:pPr>
              <w:rPr>
                <w:b/>
                <w:color w:val="000000"/>
              </w:rPr>
            </w:pPr>
            <w:r w:rsidRPr="004D281F">
              <w:rPr>
                <w:b/>
                <w:color w:val="000000"/>
              </w:rPr>
              <w:t xml:space="preserve">UI Details </w:t>
            </w:r>
          </w:p>
        </w:tc>
        <w:tc>
          <w:tcPr>
            <w:tcW w:w="6951" w:type="dxa"/>
          </w:tcPr>
          <w:p w14:paraId="649F0581" w14:textId="70172561" w:rsidR="009D71EF" w:rsidRDefault="009D71EF" w:rsidP="00C71D2B">
            <w:pPr>
              <w:jc w:val="both"/>
              <w:rPr>
                <w:color w:val="000000"/>
              </w:rPr>
            </w:pPr>
            <w:r w:rsidRPr="004D281F">
              <w:rPr>
                <w:color w:val="000000"/>
              </w:rPr>
              <w:t>Reassign</w:t>
            </w:r>
            <w:r>
              <w:rPr>
                <w:color w:val="000000"/>
              </w:rPr>
              <w:t xml:space="preserve"> </w:t>
            </w:r>
            <w:r>
              <w:rPr>
                <w:rFonts w:eastAsia="Calibri"/>
                <w:color w:val="000000"/>
              </w:rPr>
              <w:t>tentative s</w:t>
            </w:r>
            <w:r w:rsidRPr="004D281F">
              <w:rPr>
                <w:rFonts w:eastAsia="Calibri"/>
                <w:color w:val="000000"/>
              </w:rPr>
              <w:t>creen</w:t>
            </w:r>
            <w:r>
              <w:rPr>
                <w:rFonts w:eastAsia="Calibri"/>
                <w:color w:val="000000"/>
              </w:rPr>
              <w:t xml:space="preserve"> design</w:t>
            </w:r>
            <w:r w:rsidRPr="004D281F">
              <w:t>:</w:t>
            </w:r>
          </w:p>
          <w:p w14:paraId="086E62CE" w14:textId="77777777" w:rsidR="009D71EF" w:rsidRPr="004D281F" w:rsidRDefault="009D71EF" w:rsidP="00C71D2B">
            <w:pPr>
              <w:jc w:val="both"/>
              <w:rPr>
                <w:color w:val="000000"/>
              </w:rPr>
            </w:pPr>
          </w:p>
          <w:bookmarkStart w:id="161" w:name="_MON_1511906387"/>
          <w:bookmarkEnd w:id="161"/>
          <w:p w14:paraId="2EDF90BE" w14:textId="79D52E53" w:rsidR="009D71EF" w:rsidRDefault="009201F4" w:rsidP="00C71D2B">
            <w:pPr>
              <w:jc w:val="both"/>
              <w:rPr>
                <w:color w:val="000000"/>
              </w:rPr>
            </w:pPr>
            <w:r>
              <w:rPr>
                <w:color w:val="000000"/>
              </w:rPr>
              <w:object w:dxaOrig="1311" w:dyaOrig="849" w14:anchorId="2190EB7B">
                <v:shape id="_x0000_i1050" type="#_x0000_t75" style="width:68.65pt;height:42.7pt" o:ole="">
                  <v:imagedata r:id="rId66" o:title=""/>
                </v:shape>
                <o:OLEObject Type="Embed" ProgID="Excel.Sheet.12" ShapeID="_x0000_i1050" DrawAspect="Icon" ObjectID="_1713432240" r:id="rId67"/>
              </w:object>
            </w:r>
          </w:p>
          <w:p w14:paraId="43A3077F" w14:textId="0DD13B60" w:rsidR="009D71EF" w:rsidRPr="004D281F" w:rsidRDefault="009D71EF" w:rsidP="00C71D2B">
            <w:pPr>
              <w:jc w:val="both"/>
              <w:rPr>
                <w:color w:val="000000"/>
              </w:rPr>
            </w:pPr>
          </w:p>
        </w:tc>
      </w:tr>
    </w:tbl>
    <w:p w14:paraId="59BFBBDA" w14:textId="573128B3" w:rsidR="006A2C9B" w:rsidRPr="007E1F60" w:rsidRDefault="007E1F60" w:rsidP="007E1F60">
      <w:pPr>
        <w:pStyle w:val="Heading2"/>
        <w:keepLines w:val="0"/>
        <w:tabs>
          <w:tab w:val="left" w:pos="0"/>
        </w:tabs>
        <w:spacing w:before="240" w:after="60" w:line="276" w:lineRule="auto"/>
        <w:rPr>
          <w:rFonts w:asciiTheme="minorHAnsi" w:eastAsiaTheme="minorHAnsi" w:hAnsiTheme="minorHAnsi" w:cs="Arial"/>
          <w:b/>
          <w:bCs/>
          <w:caps/>
          <w:color w:val="auto"/>
          <w:kern w:val="32"/>
          <w:sz w:val="22"/>
          <w:szCs w:val="22"/>
        </w:rPr>
      </w:pPr>
      <w:bookmarkStart w:id="162" w:name="_Toc102569947"/>
      <w:bookmarkStart w:id="163" w:name="_Toc29152"/>
      <w:bookmarkStart w:id="164" w:name="_Toc535894582"/>
      <w:r>
        <w:rPr>
          <w:rFonts w:asciiTheme="minorHAnsi" w:eastAsiaTheme="minorHAnsi" w:hAnsiTheme="minorHAnsi" w:cs="Arial"/>
          <w:b/>
          <w:bCs/>
          <w:caps/>
          <w:color w:val="auto"/>
          <w:kern w:val="32"/>
          <w:sz w:val="22"/>
          <w:szCs w:val="22"/>
        </w:rPr>
        <w:t>5.6</w:t>
      </w:r>
      <w:r>
        <w:rPr>
          <w:rFonts w:asciiTheme="minorHAnsi" w:eastAsiaTheme="minorHAnsi" w:hAnsiTheme="minorHAnsi" w:cs="Arial"/>
          <w:b/>
          <w:bCs/>
          <w:caps/>
          <w:color w:val="auto"/>
          <w:kern w:val="32"/>
          <w:sz w:val="22"/>
          <w:szCs w:val="22"/>
        </w:rPr>
        <w:tab/>
      </w:r>
      <w:r w:rsidR="006A2C9B" w:rsidRPr="007E1F60">
        <w:rPr>
          <w:rFonts w:asciiTheme="minorHAnsi" w:eastAsiaTheme="minorHAnsi" w:hAnsiTheme="minorHAnsi" w:cs="Arial"/>
          <w:b/>
          <w:bCs/>
          <w:caps/>
          <w:color w:val="auto"/>
          <w:kern w:val="32"/>
          <w:sz w:val="22"/>
          <w:szCs w:val="22"/>
        </w:rPr>
        <w:t>Reject Review</w:t>
      </w:r>
      <w:bookmarkEnd w:id="162"/>
      <w:r w:rsidR="006A2C9B" w:rsidRPr="007E1F60">
        <w:rPr>
          <w:rFonts w:asciiTheme="minorHAnsi" w:eastAsiaTheme="minorHAnsi" w:hAnsiTheme="minorHAnsi" w:cs="Arial"/>
          <w:b/>
          <w:bCs/>
          <w:caps/>
          <w:color w:val="auto"/>
          <w:kern w:val="32"/>
          <w:sz w:val="22"/>
          <w:szCs w:val="22"/>
        </w:rPr>
        <w:t xml:space="preserve"> </w:t>
      </w:r>
      <w:bookmarkEnd w:id="163"/>
      <w:bookmarkEnd w:id="164"/>
    </w:p>
    <w:p w14:paraId="7CA3FA44" w14:textId="77777777" w:rsidR="00991DD0" w:rsidRDefault="00991DD0" w:rsidP="001B04A2"/>
    <w:tbl>
      <w:tblPr>
        <w:tblW w:w="9021"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4" w:type="dxa"/>
          <w:right w:w="144" w:type="dxa"/>
        </w:tblCellMar>
        <w:tblLook w:val="0000" w:firstRow="0" w:lastRow="0" w:firstColumn="0" w:lastColumn="0" w:noHBand="0" w:noVBand="0"/>
      </w:tblPr>
      <w:tblGrid>
        <w:gridCol w:w="2070"/>
        <w:gridCol w:w="6951"/>
      </w:tblGrid>
      <w:tr w:rsidR="003D541E" w:rsidRPr="004D281F" w14:paraId="48F01437" w14:textId="77777777" w:rsidTr="00A96753">
        <w:tc>
          <w:tcPr>
            <w:tcW w:w="2070" w:type="dxa"/>
            <w:shd w:val="clear" w:color="auto" w:fill="FFFFFF"/>
          </w:tcPr>
          <w:p w14:paraId="55AF2912" w14:textId="36C3E7A1" w:rsidR="003D541E" w:rsidRPr="009B18CB" w:rsidRDefault="003D541E" w:rsidP="00C71D2B">
            <w:pPr>
              <w:pStyle w:val="sunitabodytext"/>
              <w:snapToGrid w:val="0"/>
              <w:spacing w:before="0" w:line="240" w:lineRule="auto"/>
              <w:rPr>
                <w:rFonts w:asciiTheme="minorHAnsi" w:hAnsiTheme="minorHAnsi"/>
                <w:b/>
                <w:color w:val="000000"/>
                <w:szCs w:val="22"/>
              </w:rPr>
            </w:pPr>
            <w:r w:rsidRPr="009B18CB">
              <w:rPr>
                <w:rFonts w:asciiTheme="minorHAnsi" w:hAnsiTheme="minorHAnsi"/>
                <w:b/>
                <w:color w:val="000000"/>
                <w:szCs w:val="22"/>
              </w:rPr>
              <w:t>UI</w:t>
            </w:r>
            <w:r w:rsidR="009D71EF">
              <w:rPr>
                <w:rFonts w:asciiTheme="minorHAnsi" w:hAnsiTheme="minorHAnsi"/>
                <w:b/>
                <w:color w:val="000000"/>
                <w:szCs w:val="22"/>
              </w:rPr>
              <w:t xml:space="preserve"> Details</w:t>
            </w:r>
          </w:p>
        </w:tc>
        <w:tc>
          <w:tcPr>
            <w:tcW w:w="6951" w:type="dxa"/>
          </w:tcPr>
          <w:p w14:paraId="3BC78263" w14:textId="1499D0F3" w:rsidR="003D541E" w:rsidRDefault="003D541E" w:rsidP="00C71D2B">
            <w:pPr>
              <w:pStyle w:val="ListParagraph"/>
              <w:tabs>
                <w:tab w:val="left" w:pos="737"/>
              </w:tabs>
              <w:ind w:left="0"/>
            </w:pPr>
            <w:r w:rsidRPr="004D281F">
              <w:t xml:space="preserve">Reject </w:t>
            </w:r>
            <w:r w:rsidR="009D71EF">
              <w:t>R</w:t>
            </w:r>
            <w:r w:rsidRPr="004D281F">
              <w:t xml:space="preserve">eview </w:t>
            </w:r>
            <w:r w:rsidR="009B18CB">
              <w:rPr>
                <w:rFonts w:eastAsia="Calibri"/>
                <w:color w:val="000000"/>
              </w:rPr>
              <w:t>tentative s</w:t>
            </w:r>
            <w:r w:rsidR="009B18CB" w:rsidRPr="004D281F">
              <w:rPr>
                <w:rFonts w:eastAsia="Calibri"/>
                <w:color w:val="000000"/>
              </w:rPr>
              <w:t>creen</w:t>
            </w:r>
            <w:r w:rsidR="009B18CB">
              <w:rPr>
                <w:rFonts w:eastAsia="Calibri"/>
                <w:color w:val="000000"/>
              </w:rPr>
              <w:t xml:space="preserve"> design</w:t>
            </w:r>
            <w:r w:rsidRPr="004D281F">
              <w:t>:</w:t>
            </w:r>
          </w:p>
          <w:p w14:paraId="3FB97305" w14:textId="77777777" w:rsidR="009B18CB" w:rsidRPr="004D281F" w:rsidRDefault="009B18CB" w:rsidP="00C71D2B">
            <w:pPr>
              <w:pStyle w:val="ListParagraph"/>
              <w:tabs>
                <w:tab w:val="left" w:pos="737"/>
              </w:tabs>
              <w:ind w:left="0"/>
            </w:pPr>
          </w:p>
          <w:bookmarkStart w:id="165" w:name="_MON_1708970875"/>
          <w:bookmarkEnd w:id="165"/>
          <w:p w14:paraId="33FB56F2" w14:textId="49CA82E9" w:rsidR="003D541E" w:rsidRDefault="009201F4" w:rsidP="00C71D2B">
            <w:pPr>
              <w:pStyle w:val="ListParagraph"/>
              <w:tabs>
                <w:tab w:val="left" w:pos="737"/>
              </w:tabs>
              <w:ind w:left="0"/>
            </w:pPr>
            <w:r>
              <w:object w:dxaOrig="1311" w:dyaOrig="849" w14:anchorId="6B44F4EF">
                <v:shape id="_x0000_i1051" type="#_x0000_t75" style="width:68.65pt;height:42.7pt" o:ole="">
                  <v:imagedata r:id="rId68" o:title=""/>
                </v:shape>
                <o:OLEObject Type="Embed" ProgID="Excel.Sheet.12" ShapeID="_x0000_i1051" DrawAspect="Icon" ObjectID="_1713432241" r:id="rId69"/>
              </w:object>
            </w:r>
          </w:p>
          <w:p w14:paraId="6FE1EA8D" w14:textId="487E6527" w:rsidR="009B18CB" w:rsidRPr="004D281F" w:rsidRDefault="009B18CB" w:rsidP="00C71D2B">
            <w:pPr>
              <w:pStyle w:val="ListParagraph"/>
              <w:tabs>
                <w:tab w:val="left" w:pos="737"/>
              </w:tabs>
              <w:ind w:left="0"/>
            </w:pPr>
          </w:p>
        </w:tc>
      </w:tr>
    </w:tbl>
    <w:p w14:paraId="109C071B" w14:textId="77777777" w:rsidR="001B04A2" w:rsidRDefault="001B04A2" w:rsidP="001B04A2"/>
    <w:p w14:paraId="3229C6E9" w14:textId="4F621094" w:rsidR="006A2C9B" w:rsidRPr="004D281F" w:rsidRDefault="006A2C9B" w:rsidP="009844F3">
      <w:pPr>
        <w:ind w:left="720"/>
        <w:jc w:val="both"/>
        <w:rPr>
          <w:rFonts w:cs="Calibri"/>
        </w:rPr>
      </w:pPr>
    </w:p>
    <w:p w14:paraId="5C26D5F2" w14:textId="591BC30D" w:rsidR="002105A9" w:rsidRDefault="002105A9" w:rsidP="009844F3">
      <w:pPr>
        <w:ind w:left="720"/>
        <w:jc w:val="both"/>
        <w:rPr>
          <w:rFonts w:cs="Calibri"/>
        </w:rPr>
      </w:pPr>
    </w:p>
    <w:p w14:paraId="1916A6F0" w14:textId="2781068A" w:rsidR="004D281F" w:rsidRDefault="004D281F" w:rsidP="009844F3">
      <w:pPr>
        <w:ind w:left="720"/>
        <w:jc w:val="both"/>
        <w:rPr>
          <w:rFonts w:cs="Calibri"/>
        </w:rPr>
      </w:pPr>
    </w:p>
    <w:p w14:paraId="1BE4A2F1" w14:textId="77777777" w:rsidR="004D281F" w:rsidRPr="004D281F" w:rsidRDefault="004D281F" w:rsidP="009844F3">
      <w:pPr>
        <w:ind w:left="720"/>
        <w:jc w:val="both"/>
        <w:rPr>
          <w:rFonts w:cs="Calibri"/>
        </w:rPr>
      </w:pPr>
    </w:p>
    <w:p w14:paraId="6F063420" w14:textId="5BC32553" w:rsidR="00CD1B08" w:rsidRDefault="00CD1B08">
      <w:pPr>
        <w:rPr>
          <w:rFonts w:cs="Arial"/>
          <w:b/>
          <w:bCs/>
          <w:kern w:val="32"/>
          <w:u w:val="single"/>
        </w:rPr>
      </w:pPr>
      <w:bookmarkStart w:id="166" w:name="_Toc4500"/>
      <w:bookmarkStart w:id="167" w:name="_Toc535894583"/>
      <w:bookmarkEnd w:id="166"/>
      <w:bookmarkEnd w:id="167"/>
    </w:p>
    <w:sectPr w:rsidR="00CD1B08">
      <w:headerReference w:type="default" r:id="rId70"/>
      <w:footerReference w:type="default" r:id="rId71"/>
      <w:pgSz w:w="11906" w:h="16838"/>
      <w:pgMar w:top="1440" w:right="1440" w:bottom="1440" w:left="1440" w:header="720" w:footer="720" w:gutter="0"/>
      <w:pgBorders w:zOrder="back" w:offsetFrom="page">
        <w:top w:val="single" w:sz="12" w:space="24" w:color="78BEEA"/>
        <w:left w:val="single" w:sz="12" w:space="24" w:color="78BEEA"/>
        <w:bottom w:val="single" w:sz="12" w:space="24" w:color="78BEEA"/>
        <w:right w:val="single" w:sz="12" w:space="24" w:color="78BEEA"/>
      </w:pgBorder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Abhishek Kumar" w:date="2022-05-07T12:36:00Z" w:initials="AK">
    <w:p w14:paraId="08C22D15" w14:textId="7CA719CF" w:rsidR="00C46AA5" w:rsidRDefault="00C46AA5">
      <w:pPr>
        <w:pStyle w:val="CommentText"/>
      </w:pPr>
      <w:r>
        <w:rPr>
          <w:rStyle w:val="CommentReference"/>
        </w:rPr>
        <w:annotationRef/>
      </w:r>
      <w:r>
        <w:t>Area Head</w:t>
      </w:r>
    </w:p>
  </w:comment>
  <w:comment w:id="54" w:author="Abhishek Kumar" w:date="2022-05-07T12:36:00Z" w:initials="AK">
    <w:p w14:paraId="3242055C" w14:textId="18A77F32" w:rsidR="00C46AA5" w:rsidRDefault="00C46AA5">
      <w:pPr>
        <w:pStyle w:val="CommentText"/>
      </w:pPr>
      <w:r>
        <w:rPr>
          <w:rStyle w:val="CommentReference"/>
        </w:rPr>
        <w:annotationRef/>
      </w:r>
      <w:r>
        <w:t>Regional Credit Manager</w:t>
      </w:r>
    </w:p>
  </w:comment>
  <w:comment w:id="62" w:author="Abhishek Kumar" w:date="2022-05-07T12:35:00Z" w:initials="AK">
    <w:p w14:paraId="68C97BD7" w14:textId="2F339E5D" w:rsidR="00C46AA5" w:rsidRDefault="00C46AA5">
      <w:pPr>
        <w:pStyle w:val="CommentText"/>
      </w:pPr>
      <w:r>
        <w:rPr>
          <w:rStyle w:val="CommentReference"/>
        </w:rPr>
        <w:annotationRef/>
      </w:r>
      <w:r>
        <w:t>Area Credit Manager</w:t>
      </w:r>
    </w:p>
  </w:comment>
  <w:comment w:id="82" w:author="Abhishek Kumar" w:date="2022-03-23T18:11:00Z" w:initials="AK">
    <w:p w14:paraId="485E4A5F" w14:textId="77777777" w:rsidR="000B05B8" w:rsidRDefault="000B05B8" w:rsidP="00C07E70">
      <w:pPr>
        <w:pStyle w:val="CommentText"/>
        <w:numPr>
          <w:ilvl w:val="0"/>
          <w:numId w:val="74"/>
        </w:numPr>
      </w:pPr>
      <w:r>
        <w:rPr>
          <w:rStyle w:val="CommentReference"/>
        </w:rPr>
        <w:annotationRef/>
      </w:r>
      <w:r>
        <w:t xml:space="preserve"> Option to add investment loan shall be made available during Review-cum-Enhancement</w:t>
      </w:r>
    </w:p>
    <w:p w14:paraId="63B8CBC3" w14:textId="4D66CA1A" w:rsidR="000B05B8" w:rsidRDefault="000B05B8" w:rsidP="00C07E70">
      <w:pPr>
        <w:pStyle w:val="CommentText"/>
        <w:numPr>
          <w:ilvl w:val="0"/>
          <w:numId w:val="74"/>
        </w:numPr>
      </w:pPr>
      <w:r>
        <w:t xml:space="preserve"> User should be allowed to add 1 or more than 1 Investment Loan</w:t>
      </w:r>
    </w:p>
  </w:comment>
  <w:comment w:id="83" w:author="Ambarish Agwan" w:date="2022-03-25T16:21:00Z" w:initials="AA">
    <w:p w14:paraId="13D43A7A" w14:textId="77777777" w:rsidR="000B05B8" w:rsidRDefault="000B05B8" w:rsidP="000B05B8">
      <w:pPr>
        <w:pStyle w:val="CommentText"/>
      </w:pPr>
      <w:r>
        <w:rPr>
          <w:rStyle w:val="CommentReference"/>
        </w:rPr>
        <w:annotationRef/>
      </w:r>
      <w:r>
        <w:t>There will be issue in CAM, as CAM is having only 1 section to show the Investment Loan and 1 section to show Crop Loan. So each time when a review or enhancement happens user can add 1 loan. If user wants to add 2 loans. Do review 2 times.</w:t>
      </w:r>
    </w:p>
  </w:comment>
  <w:comment w:id="114" w:author="Abhishek Kumar" w:date="2022-03-23T18:13:00Z" w:initials="AK">
    <w:p w14:paraId="4DECBF00" w14:textId="4FD41AD5" w:rsidR="000B05B8" w:rsidRDefault="000B05B8">
      <w:pPr>
        <w:pStyle w:val="CommentText"/>
      </w:pPr>
      <w:r>
        <w:rPr>
          <w:rStyle w:val="CommentReference"/>
        </w:rPr>
        <w:annotationRef/>
      </w:r>
      <w:r>
        <w:t>Ok</w:t>
      </w:r>
    </w:p>
  </w:comment>
  <w:comment w:id="124" w:author="Abhishek Kumar" w:date="2022-05-07T12:35:00Z" w:initials="AK">
    <w:p w14:paraId="33856F3D" w14:textId="7D41F0DD" w:rsidR="00C46AA5" w:rsidRDefault="00C46AA5">
      <w:pPr>
        <w:pStyle w:val="CommentText"/>
      </w:pPr>
      <w:r>
        <w:rPr>
          <w:rStyle w:val="CommentReference"/>
        </w:rPr>
        <w:annotationRef/>
      </w:r>
      <w:r>
        <w:t>Ok</w:t>
      </w:r>
    </w:p>
  </w:comment>
  <w:comment w:id="129" w:author="Abhishek Kumar" w:date="2022-03-23T18:13:00Z" w:initials="AK">
    <w:p w14:paraId="12FE80C4" w14:textId="6C4A1D93" w:rsidR="000B05B8" w:rsidRDefault="000B05B8">
      <w:pPr>
        <w:pStyle w:val="CommentText"/>
      </w:pPr>
      <w:r>
        <w:rPr>
          <w:rStyle w:val="CommentReference"/>
        </w:rPr>
        <w:annotationRef/>
      </w:r>
      <w:r>
        <w:t>Ok</w:t>
      </w:r>
    </w:p>
  </w:comment>
  <w:comment w:id="130" w:author="Abhishek Kumar" w:date="2022-03-23T18:13:00Z" w:initials="AK">
    <w:p w14:paraId="541D80A1" w14:textId="49D3BF88" w:rsidR="000B05B8" w:rsidRDefault="000B05B8">
      <w:pPr>
        <w:pStyle w:val="CommentText"/>
      </w:pPr>
      <w:r>
        <w:rPr>
          <w:rStyle w:val="CommentReference"/>
        </w:rPr>
        <w:annotationRef/>
      </w:r>
      <w:r>
        <w:t>This appears to be a repeat statement of the previous point</w:t>
      </w:r>
    </w:p>
  </w:comment>
  <w:comment w:id="131" w:author="Abhishek Kumar" w:date="2022-03-23T18:14:00Z" w:initials="AK">
    <w:p w14:paraId="7F93CB98" w14:textId="692DD536" w:rsidR="000B05B8" w:rsidRDefault="000B05B8">
      <w:pPr>
        <w:pStyle w:val="CommentText"/>
      </w:pPr>
      <w:r>
        <w:rPr>
          <w:rStyle w:val="CommentReference"/>
        </w:rPr>
        <w:annotationRef/>
      </w:r>
      <w:r>
        <w:t>Ok. Please define the user assigned for doument rectification screen.</w:t>
      </w:r>
    </w:p>
  </w:comment>
  <w:comment w:id="132" w:author="Ambarish Agwan" w:date="2022-03-25T16:44:00Z" w:initials="AA">
    <w:p w14:paraId="1C4431C8" w14:textId="77777777" w:rsidR="000B05B8" w:rsidRDefault="000B05B8" w:rsidP="000B05B8">
      <w:pPr>
        <w:pStyle w:val="CommentText"/>
      </w:pPr>
      <w:r>
        <w:rPr>
          <w:rStyle w:val="CommentReference"/>
        </w:rPr>
        <w:annotationRef/>
      </w:r>
      <w:r>
        <w:t>It will be the same user who was performed the Document Receipt Activity, the Activity name will remain Document Receipt only, the user needs to go to the Rectify Document function on the left hand side of the screen, in this case the user will be RM, as he/she has performed the earlier Document Receipt activity</w:t>
      </w:r>
    </w:p>
  </w:comment>
  <w:comment w:id="140" w:author="Abhishek Kumar" w:date="2022-05-07T12:35:00Z" w:initials="AK">
    <w:p w14:paraId="7BC84EBE" w14:textId="6171C74C" w:rsidR="00C46AA5" w:rsidRDefault="00C46AA5">
      <w:pPr>
        <w:pStyle w:val="CommentText"/>
      </w:pPr>
      <w:r>
        <w:rPr>
          <w:rStyle w:val="CommentReference"/>
        </w:rPr>
        <w:annotationRef/>
      </w:r>
      <w:r>
        <w:t>Ok</w:t>
      </w:r>
    </w:p>
  </w:comment>
  <w:comment w:id="159" w:author="Abhishek Kumar" w:date="2022-03-23T18:14:00Z" w:initials="AK">
    <w:p w14:paraId="46195432" w14:textId="7F367FB9" w:rsidR="000B05B8" w:rsidRDefault="000B05B8">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C22D15" w15:done="0"/>
  <w15:commentEx w15:paraId="3242055C" w15:done="0"/>
  <w15:commentEx w15:paraId="68C97BD7" w15:done="0"/>
  <w15:commentEx w15:paraId="63B8CBC3" w15:done="0"/>
  <w15:commentEx w15:paraId="13D43A7A" w15:paraIdParent="63B8CBC3" w15:done="0"/>
  <w15:commentEx w15:paraId="4DECBF00" w15:done="0"/>
  <w15:commentEx w15:paraId="33856F3D" w15:done="0"/>
  <w15:commentEx w15:paraId="12FE80C4" w15:done="0"/>
  <w15:commentEx w15:paraId="541D80A1" w15:done="0"/>
  <w15:commentEx w15:paraId="7F93CB98" w15:done="0"/>
  <w15:commentEx w15:paraId="1C4431C8" w15:paraIdParent="7F93CB98" w15:done="0"/>
  <w15:commentEx w15:paraId="7BC84EBE" w15:done="0"/>
  <w15:commentEx w15:paraId="461954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869D8" w16cex:dateUtc="2022-03-23T12:41:00Z"/>
  <w16cex:commentExtensible w16cex:durableId="25E86A78" w16cex:dateUtc="2022-03-25T10:51:00Z"/>
  <w16cex:commentExtensible w16cex:durableId="25E869D9" w16cex:dateUtc="2022-03-23T12:43:00Z"/>
  <w16cex:commentExtensible w16cex:durableId="25E869DA" w16cex:dateUtc="2022-03-23T12:43:00Z"/>
  <w16cex:commentExtensible w16cex:durableId="25E869DB" w16cex:dateUtc="2022-03-23T12:43:00Z"/>
  <w16cex:commentExtensible w16cex:durableId="25E869DD" w16cex:dateUtc="2022-03-23T12:44:00Z"/>
  <w16cex:commentExtensible w16cex:durableId="25E86FDA" w16cex:dateUtc="2022-03-25T11:14:00Z"/>
  <w16cex:commentExtensible w16cex:durableId="25E869DE" w16cex:dateUtc="2022-03-23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B8CBC3" w16cid:durableId="25E869D8"/>
  <w16cid:commentId w16cid:paraId="13D43A7A" w16cid:durableId="25E86A78"/>
  <w16cid:commentId w16cid:paraId="4DECBF00" w16cid:durableId="25E869D9"/>
  <w16cid:commentId w16cid:paraId="12FE80C4" w16cid:durableId="25E869DA"/>
  <w16cid:commentId w16cid:paraId="541D80A1" w16cid:durableId="25E869DB"/>
  <w16cid:commentId w16cid:paraId="7F93CB98" w16cid:durableId="25E869DD"/>
  <w16cid:commentId w16cid:paraId="1C4431C8" w16cid:durableId="25E86FDA"/>
  <w16cid:commentId w16cid:paraId="46195432" w16cid:durableId="25E869D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753E4" w14:textId="77777777" w:rsidR="004F3C6B" w:rsidRDefault="004F3C6B">
      <w:r>
        <w:separator/>
      </w:r>
    </w:p>
  </w:endnote>
  <w:endnote w:type="continuationSeparator" w:id="0">
    <w:p w14:paraId="03645B75" w14:textId="77777777" w:rsidR="004F3C6B" w:rsidRDefault="004F3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7D67BE" w14:textId="7F37C6FA" w:rsidR="000B05B8" w:rsidRDefault="000B05B8">
    <w:pPr>
      <w:pStyle w:val="Footer"/>
    </w:pPr>
    <w:r>
      <w:rPr>
        <w:color w:val="D0CECE" w:themeColor="background2" w:themeShade="E6"/>
        <w:sz w:val="18"/>
        <w:szCs w:val="18"/>
      </w:rPr>
      <w:t xml:space="preserve">                                             Confidential Document |</w:t>
    </w:r>
    <w:r>
      <w:rPr>
        <w:color w:val="D0CECE" w:themeColor="background2" w:themeShade="E6"/>
        <w:sz w:val="18"/>
        <w:szCs w:val="18"/>
      </w:rPr>
      <w:fldChar w:fldCharType="begin"/>
    </w:r>
    <w:r>
      <w:rPr>
        <w:color w:val="D0CECE" w:themeColor="background2" w:themeShade="E6"/>
        <w:sz w:val="18"/>
        <w:szCs w:val="18"/>
      </w:rPr>
      <w:instrText xml:space="preserve"> PAGE   \* MERGEFORMAT </w:instrText>
    </w:r>
    <w:r>
      <w:rPr>
        <w:color w:val="D0CECE" w:themeColor="background2" w:themeShade="E6"/>
        <w:sz w:val="18"/>
        <w:szCs w:val="18"/>
      </w:rPr>
      <w:fldChar w:fldCharType="separate"/>
    </w:r>
    <w:r w:rsidR="00C46AA5" w:rsidRPr="00C46AA5">
      <w:rPr>
        <w:b/>
        <w:bCs/>
        <w:noProof/>
        <w:color w:val="D0CECE" w:themeColor="background2" w:themeShade="E6"/>
        <w:sz w:val="18"/>
        <w:szCs w:val="18"/>
      </w:rPr>
      <w:t>16</w:t>
    </w:r>
    <w:r>
      <w:rPr>
        <w:b/>
        <w:bCs/>
        <w:color w:val="D0CECE" w:themeColor="background2" w:themeShade="E6"/>
        <w:sz w:val="18"/>
        <w:szCs w:val="18"/>
      </w:rPr>
      <w:fldChar w:fldCharType="end"/>
    </w:r>
    <w:r>
      <w:rPr>
        <w:color w:val="D0CECE" w:themeColor="background2" w:themeShade="E6"/>
        <w:sz w:val="18"/>
        <w:szCs w:val="18"/>
      </w:rPr>
      <w:t>| Uncontrolled if Copied / Printed</w:t>
    </w:r>
    <w:r>
      <w:rPr>
        <w:noProof/>
        <w:lang w:val="en-IN" w:eastAsia="en-IN"/>
      </w:rPr>
      <mc:AlternateContent>
        <mc:Choice Requires="wpg">
          <w:drawing>
            <wp:anchor distT="0" distB="0" distL="114300" distR="114300" simplePos="0" relativeHeight="251659264" behindDoc="0" locked="0" layoutInCell="1" allowOverlap="1" wp14:anchorId="6A31A90C" wp14:editId="0E2F23A1">
              <wp:simplePos x="0" y="0"/>
              <wp:positionH relativeFrom="column">
                <wp:posOffset>-361950</wp:posOffset>
              </wp:positionH>
              <wp:positionV relativeFrom="paragraph">
                <wp:posOffset>123825</wp:posOffset>
              </wp:positionV>
              <wp:extent cx="3267709" cy="301397"/>
              <wp:effectExtent l="0" t="0" r="9525" b="3810"/>
              <wp:wrapNone/>
              <wp:docPr id="46" name="Group 46"/>
              <wp:cNvGraphicFramePr/>
              <a:graphic xmlns:a="http://schemas.openxmlformats.org/drawingml/2006/main">
                <a:graphicData uri="http://schemas.microsoft.com/office/word/2010/wordprocessingGroup">
                  <wpg:wgp>
                    <wpg:cNvGrpSpPr/>
                    <wpg:grpSpPr>
                      <a:xfrm>
                        <a:off x="0" y="0"/>
                        <a:ext cx="3267709" cy="301397"/>
                        <a:chOff x="0" y="0"/>
                        <a:chExt cx="3268360" cy="333375"/>
                      </a:xfrm>
                    </wpg:grpSpPr>
                    <wpg:grpSp>
                      <wpg:cNvPr id="2" name="Group 45"/>
                      <wpg:cNvGrpSpPr/>
                      <wpg:grpSpPr>
                        <a:xfrm>
                          <a:off x="0" y="0"/>
                          <a:ext cx="942975" cy="333375"/>
                          <a:chOff x="0" y="0"/>
                          <a:chExt cx="942975" cy="333375"/>
                        </a:xfrm>
                      </wpg:grpSpPr>
                      <wps:wsp>
                        <wps:cNvPr id="44" name="Rectangle 44"/>
                        <wps:cNvSpPr/>
                        <wps:spPr>
                          <a:xfrm>
                            <a:off x="0" y="0"/>
                            <a:ext cx="942975" cy="3333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42"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76200" y="0"/>
                            <a:ext cx="795020" cy="333375"/>
                          </a:xfrm>
                          <a:prstGeom prst="rect">
                            <a:avLst/>
                          </a:prstGeom>
                        </pic:spPr>
                      </pic:pic>
                    </wpg:grpSp>
                    <wps:wsp>
                      <wps:cNvPr id="43" name="Text Box 43"/>
                      <wps:cNvSpPr txBox="1">
                        <a:spLocks noChangeArrowheads="1"/>
                      </wps:cNvSpPr>
                      <wps:spPr bwMode="auto">
                        <a:xfrm>
                          <a:off x="866948" y="61051"/>
                          <a:ext cx="2401412" cy="266198"/>
                        </a:xfrm>
                        <a:prstGeom prst="rect">
                          <a:avLst/>
                        </a:prstGeom>
                        <a:solidFill>
                          <a:srgbClr val="FFFFFF"/>
                        </a:solidFill>
                        <a:ln w="9525">
                          <a:noFill/>
                          <a:miter lim="800000"/>
                        </a:ln>
                      </wps:spPr>
                      <wps:txbx>
                        <w:txbxContent>
                          <w:p w14:paraId="2BF5D971" w14:textId="77777777" w:rsidR="000B05B8" w:rsidRPr="00D5631D" w:rsidRDefault="000B05B8">
                            <w:pPr>
                              <w:rPr>
                                <w:color w:val="AEAAAA" w:themeColor="background2" w:themeShade="BF"/>
                                <w:sz w:val="18"/>
                                <w:szCs w:val="18"/>
                              </w:rPr>
                            </w:pPr>
                            <w:r w:rsidRPr="00D5631D">
                              <w:rPr>
                                <w:color w:val="AEAAAA" w:themeColor="background2" w:themeShade="BF"/>
                                <w:sz w:val="18"/>
                                <w:szCs w:val="18"/>
                              </w:rPr>
                              <w:t xml:space="preserve">Copyright © 2019 </w:t>
                            </w:r>
                            <w:proofErr w:type="spellStart"/>
                            <w:r w:rsidRPr="00D5631D">
                              <w:rPr>
                                <w:color w:val="AEAAAA" w:themeColor="background2" w:themeShade="BF"/>
                                <w:sz w:val="18"/>
                                <w:szCs w:val="18"/>
                              </w:rPr>
                              <w:t>EbixCash</w:t>
                            </w:r>
                            <w:proofErr w:type="spellEnd"/>
                            <w:r w:rsidRPr="00D5631D">
                              <w:rPr>
                                <w:color w:val="AEAAAA" w:themeColor="background2" w:themeShade="BF"/>
                                <w:sz w:val="18"/>
                                <w:szCs w:val="18"/>
                              </w:rPr>
                              <w:t>, all rights reserved.</w:t>
                            </w:r>
                          </w:p>
                        </w:txbxContent>
                      </wps:txbx>
                      <wps:bodyPr rot="0" vert="horz" wrap="square" lIns="91440" tIns="45720" rIns="91440" bIns="45720" anchor="t" anchorCtr="0" upright="1">
                        <a:sp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31A90C" id="Group 46" o:spid="_x0000_s1026" style="position:absolute;margin-left:-28.5pt;margin-top:9.75pt;width:257.3pt;height:23.75pt;z-index:251659264" coordsize="32683,3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">
              <v:group id="Group 45" o:spid="_x0000_s1027" style="position:absolute;width:9429;height:3333" coordsize="942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4" o:spid="_x0000_s1028" style="position:absolute;width:942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left:762;width:7950;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">
                  <v:imagedata r:id="rId2" o:title=""/>
                </v:shape>
              </v:group>
              <v:shapetype id="_x0000_t202" coordsize="21600,21600" o:spt="202" path="m,l,21600r21600,l21600,xe">
                <v:stroke joinstyle="miter"/>
                <v:path gradientshapeok="t" o:connecttype="rect"/>
              </v:shapetype>
              <v:shape id="Text Box 43" o:spid="_x0000_s1030" type="#_x0000_t202" style="position:absolute;left:8669;top:610;width:24014;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2BF5D971" w14:textId="77777777" w:rsidR="00C71D2B" w:rsidRPr="00D5631D" w:rsidRDefault="00C71D2B">
                      <w:pPr>
                        <w:rPr>
                          <w:color w:val="AEAAAA" w:themeColor="background2" w:themeShade="BF"/>
                          <w:sz w:val="18"/>
                          <w:szCs w:val="18"/>
                        </w:rPr>
                      </w:pPr>
                      <w:r w:rsidRPr="00D5631D">
                        <w:rPr>
                          <w:color w:val="AEAAAA" w:themeColor="background2" w:themeShade="BF"/>
                          <w:sz w:val="18"/>
                          <w:szCs w:val="18"/>
                        </w:rPr>
                        <w:t xml:space="preserve">Copyright © 2019 </w:t>
                      </w:r>
                      <w:proofErr w:type="spellStart"/>
                      <w:r w:rsidRPr="00D5631D">
                        <w:rPr>
                          <w:color w:val="AEAAAA" w:themeColor="background2" w:themeShade="BF"/>
                          <w:sz w:val="18"/>
                          <w:szCs w:val="18"/>
                        </w:rPr>
                        <w:t>EbixCash</w:t>
                      </w:r>
                      <w:proofErr w:type="spellEnd"/>
                      <w:r w:rsidRPr="00D5631D">
                        <w:rPr>
                          <w:color w:val="AEAAAA" w:themeColor="background2" w:themeShade="BF"/>
                          <w:sz w:val="18"/>
                          <w:szCs w:val="18"/>
                        </w:rPr>
                        <w:t>, all rights reserved.</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6EA300" w14:textId="77777777" w:rsidR="004F3C6B" w:rsidRDefault="004F3C6B">
      <w:r>
        <w:separator/>
      </w:r>
    </w:p>
  </w:footnote>
  <w:footnote w:type="continuationSeparator" w:id="0">
    <w:p w14:paraId="6ED6A3C0" w14:textId="77777777" w:rsidR="004F3C6B" w:rsidRDefault="004F3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69875" w14:textId="77777777" w:rsidR="000B05B8" w:rsidRDefault="000B05B8">
    <w:pPr>
      <w:pStyle w:val="Header"/>
    </w:pPr>
    <w:r>
      <w:rPr>
        <w:noProof/>
        <w:lang w:val="en-IN" w:eastAsia="en-IN"/>
      </w:rPr>
      <mc:AlternateContent>
        <mc:Choice Requires="wpg">
          <w:drawing>
            <wp:anchor distT="0" distB="0" distL="114300" distR="114300" simplePos="0" relativeHeight="251661312" behindDoc="0" locked="0" layoutInCell="1" allowOverlap="1" wp14:anchorId="411C1E7D" wp14:editId="6ECA83DD">
              <wp:simplePos x="0" y="0"/>
              <wp:positionH relativeFrom="page">
                <wp:posOffset>7058025</wp:posOffset>
              </wp:positionH>
              <wp:positionV relativeFrom="paragraph">
                <wp:posOffset>171450</wp:posOffset>
              </wp:positionV>
              <wp:extent cx="403225" cy="854710"/>
              <wp:effectExtent l="0" t="0" r="0" b="2540"/>
              <wp:wrapNone/>
              <wp:docPr id="10" name="Group 10"/>
              <wp:cNvGraphicFramePr/>
              <a:graphic xmlns:a="http://schemas.openxmlformats.org/drawingml/2006/main">
                <a:graphicData uri="http://schemas.microsoft.com/office/word/2010/wordprocessingGroup">
                  <wpg:wgp>
                    <wpg:cNvGrpSpPr/>
                    <wpg:grpSpPr>
                      <a:xfrm>
                        <a:off x="0" y="0"/>
                        <a:ext cx="403225" cy="854710"/>
                        <a:chOff x="0" y="0"/>
                        <a:chExt cx="403761" cy="855023"/>
                      </a:xfrm>
                    </wpg:grpSpPr>
                    <wps:wsp>
                      <wps:cNvPr id="11" name="Rectangle 11"/>
                      <wps:cNvSpPr/>
                      <wps:spPr>
                        <a:xfrm>
                          <a:off x="0" y="0"/>
                          <a:ext cx="403761" cy="8550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2" name="Picture 1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3795" y="85060"/>
                          <a:ext cx="261620" cy="677545"/>
                        </a:xfrm>
                        <a:prstGeom prst="rect">
                          <a:avLst/>
                        </a:prstGeom>
                      </pic:spPr>
                    </pic:pic>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FA94AFD" id="Group 10" o:spid="_x0000_s1026" style="position:absolute;margin-left:555.75pt;margin-top:13.5pt;width:31.75pt;height:67.3pt;z-index:251661312;mso-position-horizontal-relative:page" coordsize="4037,8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">
              <v:rect id="Rectangle 11" o:spid="_x0000_s1027" style="position:absolute;width:4037;height: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637;top:850;width:2617;height:6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">
                <v:imagedata r:id="rId2" o:title=""/>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B3B5D"/>
    <w:multiLevelType w:val="hybridMultilevel"/>
    <w:tmpl w:val="2E7EF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825"/>
    <w:multiLevelType w:val="hybridMultilevel"/>
    <w:tmpl w:val="60C6219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392752"/>
    <w:multiLevelType w:val="hybridMultilevel"/>
    <w:tmpl w:val="514A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93F12"/>
    <w:multiLevelType w:val="hybridMultilevel"/>
    <w:tmpl w:val="A0149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5D75B2"/>
    <w:multiLevelType w:val="multilevel"/>
    <w:tmpl w:val="055D75B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056C3393"/>
    <w:multiLevelType w:val="hybridMultilevel"/>
    <w:tmpl w:val="A1A001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5A71927"/>
    <w:multiLevelType w:val="hybridMultilevel"/>
    <w:tmpl w:val="3332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287377"/>
    <w:multiLevelType w:val="hybridMultilevel"/>
    <w:tmpl w:val="FFAC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64619"/>
    <w:multiLevelType w:val="multilevel"/>
    <w:tmpl w:val="A90838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lowerRoman"/>
      <w:lvlText w:val="%3."/>
      <w:lvlJc w:val="right"/>
      <w:pPr>
        <w:ind w:left="2160" w:hanging="180"/>
      </w:pPr>
    </w:lvl>
    <w:lvl w:ilvl="3" w:tentative="1">
      <w:start w:val="1"/>
      <w:numFmt w:val="lowerRoman"/>
      <w:lvlText w:val="%4)"/>
      <w:lvlJc w:val="left"/>
      <w:pPr>
        <w:ind w:left="3240" w:hanging="720"/>
      </w:pPr>
      <w:rPr>
        <w:rFonts w:hint="default"/>
        <w:color w:val="FF0000"/>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AE4322"/>
    <w:multiLevelType w:val="hybridMultilevel"/>
    <w:tmpl w:val="DC9E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530C3D"/>
    <w:multiLevelType w:val="hybridMultilevel"/>
    <w:tmpl w:val="6EA8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9C17FC"/>
    <w:multiLevelType w:val="multilevel"/>
    <w:tmpl w:val="F8382162"/>
    <w:lvl w:ilvl="0">
      <w:start w:val="4"/>
      <w:numFmt w:val="decimal"/>
      <w:lvlText w:val="%1"/>
      <w:lvlJc w:val="left"/>
      <w:pPr>
        <w:tabs>
          <w:tab w:val="num" w:pos="882"/>
        </w:tabs>
        <w:ind w:left="882" w:hanging="432"/>
      </w:pPr>
      <w:rPr>
        <w:rFonts w:asciiTheme="minorHAnsi" w:hAnsiTheme="minorHAnsi" w:cstheme="minorHAnsi" w:hint="default"/>
        <w:i w:val="0"/>
        <w:sz w:val="32"/>
        <w:szCs w:val="32"/>
      </w:rPr>
    </w:lvl>
    <w:lvl w:ilvl="1">
      <w:start w:val="1"/>
      <w:numFmt w:val="decimal"/>
      <w:lvlText w:val="%1.%2"/>
      <w:lvlJc w:val="left"/>
      <w:pPr>
        <w:tabs>
          <w:tab w:val="num" w:pos="576"/>
        </w:tabs>
        <w:ind w:left="576" w:hanging="576"/>
      </w:pPr>
      <w:rPr>
        <w:rFonts w:ascii="Calibri" w:hAnsi="Calibri" w:cs="Times New Roman" w:hint="default"/>
        <w:b/>
        <w:i w:val="0"/>
        <w:iCs w:val="0"/>
        <w:color w:val="auto"/>
        <w:sz w:val="28"/>
        <w:szCs w:val="28"/>
      </w:rPr>
    </w:lvl>
    <w:lvl w:ilvl="2">
      <w:start w:val="4"/>
      <w:numFmt w:val="decimal"/>
      <w:lvlText w:val="%1.%2.%3"/>
      <w:lvlJc w:val="left"/>
      <w:pPr>
        <w:tabs>
          <w:tab w:val="num" w:pos="720"/>
        </w:tabs>
        <w:ind w:left="720" w:hanging="720"/>
      </w:pPr>
      <w:rPr>
        <w:rFonts w:ascii="Calibri" w:hAnsi="Calibri" w:cs="Times New Roman" w:hint="default"/>
        <w:b/>
        <w:bCs/>
        <w:color w:val="auto"/>
        <w:sz w:val="26"/>
        <w:szCs w:val="26"/>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58"/>
        </w:tabs>
        <w:ind w:left="1458" w:hanging="1008"/>
      </w:pPr>
      <w:rPr>
        <w:rFonts w:cs="Times New Roman" w:hint="default"/>
      </w:rPr>
    </w:lvl>
    <w:lvl w:ilvl="5">
      <w:start w:val="1"/>
      <w:numFmt w:val="decimal"/>
      <w:lvlText w:val="%1.%2.%3.%4.%5.%6"/>
      <w:lvlJc w:val="left"/>
      <w:pPr>
        <w:tabs>
          <w:tab w:val="num" w:pos="1602"/>
        </w:tabs>
        <w:ind w:left="1602" w:hanging="1152"/>
      </w:pPr>
      <w:rPr>
        <w:rFonts w:cs="Times New Roman" w:hint="default"/>
      </w:rPr>
    </w:lvl>
    <w:lvl w:ilvl="6">
      <w:start w:val="1"/>
      <w:numFmt w:val="decimal"/>
      <w:lvlText w:val="%1.%2.%3.%4.%5.%6.%7"/>
      <w:lvlJc w:val="left"/>
      <w:pPr>
        <w:tabs>
          <w:tab w:val="num" w:pos="1746"/>
        </w:tabs>
        <w:ind w:left="1746" w:hanging="1296"/>
      </w:pPr>
      <w:rPr>
        <w:rFonts w:cs="Times New Roman" w:hint="default"/>
      </w:rPr>
    </w:lvl>
    <w:lvl w:ilvl="7">
      <w:start w:val="1"/>
      <w:numFmt w:val="decimal"/>
      <w:lvlText w:val="%1.%2.%3.%4.%5.%6.%7.%8"/>
      <w:lvlJc w:val="left"/>
      <w:pPr>
        <w:tabs>
          <w:tab w:val="num" w:pos="1890"/>
        </w:tabs>
        <w:ind w:left="1890" w:hanging="1440"/>
      </w:pPr>
      <w:rPr>
        <w:rFonts w:cs="Times New Roman" w:hint="default"/>
      </w:rPr>
    </w:lvl>
    <w:lvl w:ilvl="8">
      <w:start w:val="1"/>
      <w:numFmt w:val="decimal"/>
      <w:lvlText w:val="%1.%2.%3.%4.%5.%6.%7.%8.%9"/>
      <w:lvlJc w:val="left"/>
      <w:pPr>
        <w:tabs>
          <w:tab w:val="num" w:pos="2034"/>
        </w:tabs>
        <w:ind w:left="2034" w:hanging="1584"/>
      </w:pPr>
      <w:rPr>
        <w:rFonts w:cs="Times New Roman" w:hint="default"/>
      </w:rPr>
    </w:lvl>
  </w:abstractNum>
  <w:abstractNum w:abstractNumId="12" w15:restartNumberingAfterBreak="0">
    <w:nsid w:val="0EDF3645"/>
    <w:multiLevelType w:val="hybridMultilevel"/>
    <w:tmpl w:val="16343574"/>
    <w:lvl w:ilvl="0" w:tplc="EAF69F9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073D81"/>
    <w:multiLevelType w:val="hybridMultilevel"/>
    <w:tmpl w:val="59FA3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F40283"/>
    <w:multiLevelType w:val="hybridMultilevel"/>
    <w:tmpl w:val="0F602F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515FA0"/>
    <w:multiLevelType w:val="hybridMultilevel"/>
    <w:tmpl w:val="E54C4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8D47CF"/>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17" w15:restartNumberingAfterBreak="0">
    <w:nsid w:val="140D6ABA"/>
    <w:multiLevelType w:val="hybridMultilevel"/>
    <w:tmpl w:val="3D9CF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AE46FC"/>
    <w:multiLevelType w:val="hybridMultilevel"/>
    <w:tmpl w:val="00D2F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887ECF"/>
    <w:multiLevelType w:val="multilevel"/>
    <w:tmpl w:val="17887EC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7E32191"/>
    <w:multiLevelType w:val="hybridMultilevel"/>
    <w:tmpl w:val="EF70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6B4D65"/>
    <w:multiLevelType w:val="hybridMultilevel"/>
    <w:tmpl w:val="B9A8E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906235"/>
    <w:multiLevelType w:val="hybridMultilevel"/>
    <w:tmpl w:val="5DB43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461888"/>
    <w:multiLevelType w:val="multilevel"/>
    <w:tmpl w:val="1A4618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1A6601B8"/>
    <w:multiLevelType w:val="hybridMultilevel"/>
    <w:tmpl w:val="54746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194756"/>
    <w:multiLevelType w:val="multilevel"/>
    <w:tmpl w:val="4BA0C130"/>
    <w:lvl w:ilvl="0">
      <w:start w:val="1"/>
      <w:numFmt w:val="bullet"/>
      <w:lvlText w:val=""/>
      <w:lvlJc w:val="left"/>
      <w:pPr>
        <w:ind w:left="720" w:hanging="360"/>
      </w:pPr>
      <w:rPr>
        <w:rFonts w:ascii="Symbol" w:hAnsi="Symbol" w:hint="default"/>
        <w:color w:val="000000" w:themeColor="text1"/>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22ED069C"/>
    <w:multiLevelType w:val="multilevel"/>
    <w:tmpl w:val="EF82EB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25027B04"/>
    <w:multiLevelType w:val="multilevel"/>
    <w:tmpl w:val="25027B0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2B1572E2"/>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29" w15:restartNumberingAfterBreak="0">
    <w:nsid w:val="2BD72291"/>
    <w:multiLevelType w:val="multilevel"/>
    <w:tmpl w:val="2BD7229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2E5E7C64"/>
    <w:multiLevelType w:val="hybridMultilevel"/>
    <w:tmpl w:val="D8E6771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F156AE4"/>
    <w:multiLevelType w:val="multilevel"/>
    <w:tmpl w:val="2F156AE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2F9C394F"/>
    <w:multiLevelType w:val="hybridMultilevel"/>
    <w:tmpl w:val="11A2E6D6"/>
    <w:lvl w:ilvl="0" w:tplc="2A929E36">
      <w:start w:val="1"/>
      <w:numFmt w:val="upperLetter"/>
      <w:lvlText w:val="%1."/>
      <w:lvlJc w:val="left"/>
      <w:pPr>
        <w:ind w:left="720" w:hanging="360"/>
      </w:pPr>
      <w:rPr>
        <w:rFonts w:ascii="Calibri" w:eastAsiaTheme="minorHAnsi" w:hAnsi="Calibr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B0126A"/>
    <w:multiLevelType w:val="hybridMultilevel"/>
    <w:tmpl w:val="0324EBC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1CA5783"/>
    <w:multiLevelType w:val="hybridMultilevel"/>
    <w:tmpl w:val="571E6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3522001"/>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36" w15:restartNumberingAfterBreak="0">
    <w:nsid w:val="38543F0D"/>
    <w:multiLevelType w:val="multilevel"/>
    <w:tmpl w:val="38543F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94F4759"/>
    <w:multiLevelType w:val="multilevel"/>
    <w:tmpl w:val="68782CAA"/>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8" w15:restartNumberingAfterBreak="0">
    <w:nsid w:val="3AAA4023"/>
    <w:multiLevelType w:val="hybridMultilevel"/>
    <w:tmpl w:val="8ACA00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3F142F84"/>
    <w:multiLevelType w:val="multilevel"/>
    <w:tmpl w:val="3F142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44401745"/>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41" w15:restartNumberingAfterBreak="0">
    <w:nsid w:val="4ABD7567"/>
    <w:multiLevelType w:val="hybridMultilevel"/>
    <w:tmpl w:val="81D2F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AC415E9"/>
    <w:multiLevelType w:val="hybridMultilevel"/>
    <w:tmpl w:val="8DAA50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F5A63E8"/>
    <w:multiLevelType w:val="multilevel"/>
    <w:tmpl w:val="4F5A63E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4FB65225"/>
    <w:multiLevelType w:val="hybridMultilevel"/>
    <w:tmpl w:val="35C40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00504A7"/>
    <w:multiLevelType w:val="hybridMultilevel"/>
    <w:tmpl w:val="73FC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BA4115"/>
    <w:multiLevelType w:val="multilevel"/>
    <w:tmpl w:val="50BA4115"/>
    <w:lvl w:ilvl="0">
      <w:start w:val="1"/>
      <w:numFmt w:val="bullet"/>
      <w:lvlText w:val=""/>
      <w:lvlJc w:val="left"/>
      <w:pPr>
        <w:ind w:left="63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7" w15:restartNumberingAfterBreak="0">
    <w:nsid w:val="54CC4C22"/>
    <w:multiLevelType w:val="hybridMultilevel"/>
    <w:tmpl w:val="F508F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F34064"/>
    <w:multiLevelType w:val="hybridMultilevel"/>
    <w:tmpl w:val="F570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6A9DD74"/>
    <w:multiLevelType w:val="multilevel"/>
    <w:tmpl w:val="56A9DD7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tentative="1">
      <w:start w:val="1"/>
      <w:numFmt w:val="bullet"/>
      <w:lvlText w:val=""/>
      <w:lvlJc w:val="left"/>
      <w:pPr>
        <w:tabs>
          <w:tab w:val="left" w:pos="1680"/>
        </w:tabs>
        <w:ind w:left="1680" w:hanging="420"/>
      </w:pPr>
      <w:rPr>
        <w:rFonts w:ascii="Wingdings" w:hAnsi="Wingdings" w:hint="default"/>
      </w:rPr>
    </w:lvl>
    <w:lvl w:ilvl="3" w:tentative="1">
      <w:start w:val="1"/>
      <w:numFmt w:val="bullet"/>
      <w:lvlText w:val=""/>
      <w:lvlJc w:val="left"/>
      <w:pPr>
        <w:tabs>
          <w:tab w:val="left" w:pos="2100"/>
        </w:tabs>
        <w:ind w:left="2100" w:hanging="420"/>
      </w:pPr>
      <w:rPr>
        <w:rFonts w:ascii="Wingdings" w:hAnsi="Wingdings" w:hint="default"/>
      </w:rPr>
    </w:lvl>
    <w:lvl w:ilvl="4" w:tentative="1">
      <w:start w:val="1"/>
      <w:numFmt w:val="bullet"/>
      <w:lvlText w:val=""/>
      <w:lvlJc w:val="left"/>
      <w:pPr>
        <w:tabs>
          <w:tab w:val="left" w:pos="2520"/>
        </w:tabs>
        <w:ind w:left="2520" w:hanging="420"/>
      </w:pPr>
      <w:rPr>
        <w:rFonts w:ascii="Wingdings" w:hAnsi="Wingdings" w:hint="default"/>
      </w:rPr>
    </w:lvl>
    <w:lvl w:ilvl="5" w:tentative="1">
      <w:start w:val="1"/>
      <w:numFmt w:val="bullet"/>
      <w:lvlText w:val=""/>
      <w:lvlJc w:val="left"/>
      <w:pPr>
        <w:tabs>
          <w:tab w:val="left" w:pos="2940"/>
        </w:tabs>
        <w:ind w:left="2940" w:hanging="420"/>
      </w:pPr>
      <w:rPr>
        <w:rFonts w:ascii="Wingdings" w:hAnsi="Wingdings" w:hint="default"/>
      </w:rPr>
    </w:lvl>
    <w:lvl w:ilvl="6" w:tentative="1">
      <w:start w:val="1"/>
      <w:numFmt w:val="bullet"/>
      <w:lvlText w:val=""/>
      <w:lvlJc w:val="left"/>
      <w:pPr>
        <w:tabs>
          <w:tab w:val="left" w:pos="3360"/>
        </w:tabs>
        <w:ind w:left="3360" w:hanging="420"/>
      </w:pPr>
      <w:rPr>
        <w:rFonts w:ascii="Wingdings" w:hAnsi="Wingdings" w:hint="default"/>
      </w:rPr>
    </w:lvl>
    <w:lvl w:ilvl="7" w:tentative="1">
      <w:start w:val="1"/>
      <w:numFmt w:val="bullet"/>
      <w:lvlText w:val=""/>
      <w:lvlJc w:val="left"/>
      <w:pPr>
        <w:tabs>
          <w:tab w:val="left" w:pos="3780"/>
        </w:tabs>
        <w:ind w:left="3780" w:hanging="420"/>
      </w:pPr>
      <w:rPr>
        <w:rFonts w:ascii="Wingdings" w:hAnsi="Wingdings" w:hint="default"/>
      </w:rPr>
    </w:lvl>
    <w:lvl w:ilvl="8" w:tentative="1">
      <w:start w:val="1"/>
      <w:numFmt w:val="bullet"/>
      <w:lvlText w:val=""/>
      <w:lvlJc w:val="left"/>
      <w:pPr>
        <w:tabs>
          <w:tab w:val="left" w:pos="4200"/>
        </w:tabs>
        <w:ind w:left="4200" w:hanging="420"/>
      </w:pPr>
      <w:rPr>
        <w:rFonts w:ascii="Wingdings" w:hAnsi="Wingdings" w:hint="default"/>
      </w:rPr>
    </w:lvl>
  </w:abstractNum>
  <w:abstractNum w:abstractNumId="50" w15:restartNumberingAfterBreak="0">
    <w:nsid w:val="572606EB"/>
    <w:multiLevelType w:val="multilevel"/>
    <w:tmpl w:val="572606EB"/>
    <w:lvl w:ilvl="0">
      <w:start w:val="1"/>
      <w:numFmt w:val="bullet"/>
      <w:lvlText w:val=""/>
      <w:lvlJc w:val="left"/>
      <w:pPr>
        <w:tabs>
          <w:tab w:val="left" w:pos="720"/>
        </w:tabs>
        <w:ind w:left="720" w:hanging="360"/>
      </w:pPr>
      <w:rPr>
        <w:rFonts w:ascii="Symbol" w:hAnsi="Symbol" w:hint="default"/>
      </w:rPr>
    </w:lvl>
    <w:lvl w:ilvl="1">
      <w:start w:val="1"/>
      <w:numFmt w:val="decimal"/>
      <w:lvlText w:val="%2."/>
      <w:lvlJc w:val="left"/>
      <w:pPr>
        <w:ind w:left="1440" w:hanging="360"/>
      </w:pPr>
      <w:rPr>
        <w:rFonts w:hint="default"/>
      </w:rPr>
    </w:lvl>
    <w:lvl w:ilvl="2">
      <w:numFmt w:val="bullet"/>
      <w:lvlText w:val="-"/>
      <w:lvlJc w:val="left"/>
      <w:pPr>
        <w:ind w:left="2160" w:hanging="360"/>
      </w:pPr>
      <w:rPr>
        <w:rFonts w:ascii="Calibri" w:eastAsia="Times New Roman" w:hAnsi="Calibri" w:cs="Times New Roman"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1" w15:restartNumberingAfterBreak="0">
    <w:nsid w:val="5E6633CD"/>
    <w:multiLevelType w:val="multilevel"/>
    <w:tmpl w:val="5E6633C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604034B2"/>
    <w:multiLevelType w:val="hybridMultilevel"/>
    <w:tmpl w:val="1092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6D7F67"/>
    <w:multiLevelType w:val="hybridMultilevel"/>
    <w:tmpl w:val="ABEE7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1AA7E35"/>
    <w:multiLevelType w:val="hybridMultilevel"/>
    <w:tmpl w:val="139CC6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5" w15:restartNumberingAfterBreak="0">
    <w:nsid w:val="61DE4C3F"/>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56" w15:restartNumberingAfterBreak="0">
    <w:nsid w:val="67974E2A"/>
    <w:multiLevelType w:val="hybridMultilevel"/>
    <w:tmpl w:val="06425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7B12CAA"/>
    <w:multiLevelType w:val="hybridMultilevel"/>
    <w:tmpl w:val="8AC408F8"/>
    <w:lvl w:ilvl="0" w:tplc="77903DFC">
      <w:start w:val="4"/>
      <w:numFmt w:val="bullet"/>
      <w:lvlText w:val="-"/>
      <w:lvlJc w:val="left"/>
      <w:pPr>
        <w:ind w:left="720" w:hanging="360"/>
      </w:pPr>
      <w:rPr>
        <w:rFonts w:ascii="Century Gothic" w:eastAsia="Times New Roman" w:hAnsi="Century Gothic"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1D62E9"/>
    <w:multiLevelType w:val="hybridMultilevel"/>
    <w:tmpl w:val="BAA4B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AAE5638"/>
    <w:multiLevelType w:val="multilevel"/>
    <w:tmpl w:val="2F156A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15:restartNumberingAfterBreak="0">
    <w:nsid w:val="6C7046EE"/>
    <w:multiLevelType w:val="multilevel"/>
    <w:tmpl w:val="B7F8416A"/>
    <w:lvl w:ilvl="0">
      <w:start w:val="5"/>
      <w:numFmt w:val="decimal"/>
      <w:lvlText w:val="%1"/>
      <w:lvlJc w:val="left"/>
      <w:pPr>
        <w:tabs>
          <w:tab w:val="num" w:pos="432"/>
        </w:tabs>
        <w:ind w:left="432" w:hanging="432"/>
      </w:pPr>
      <w:rPr>
        <w:rFonts w:asciiTheme="minorHAnsi" w:hAnsiTheme="minorHAnsi" w:cstheme="minorHAnsi" w:hint="default"/>
        <w:i w:val="0"/>
        <w:sz w:val="32"/>
        <w:szCs w:val="32"/>
      </w:rPr>
    </w:lvl>
    <w:lvl w:ilvl="1">
      <w:start w:val="6"/>
      <w:numFmt w:val="decimal"/>
      <w:lvlText w:val="%1.%2"/>
      <w:lvlJc w:val="left"/>
      <w:pPr>
        <w:tabs>
          <w:tab w:val="num" w:pos="576"/>
        </w:tabs>
        <w:ind w:left="576" w:hanging="576"/>
      </w:pPr>
      <w:rPr>
        <w:rFonts w:ascii="Calibri" w:hAnsi="Calibri" w:cs="Times New Roman" w:hint="default"/>
        <w:b/>
        <w:i w:val="0"/>
        <w:iCs w:val="0"/>
        <w:color w:val="auto"/>
        <w:sz w:val="28"/>
        <w:szCs w:val="28"/>
      </w:rPr>
    </w:lvl>
    <w:lvl w:ilvl="2">
      <w:start w:val="4"/>
      <w:numFmt w:val="decimal"/>
      <w:lvlText w:val="%1.%2.%3"/>
      <w:lvlJc w:val="left"/>
      <w:pPr>
        <w:tabs>
          <w:tab w:val="num" w:pos="720"/>
        </w:tabs>
        <w:ind w:left="720" w:hanging="720"/>
      </w:pPr>
      <w:rPr>
        <w:rFonts w:ascii="Calibri" w:hAnsi="Calibri" w:cs="Times New Roman" w:hint="default"/>
        <w:b/>
        <w:bCs/>
        <w:color w:val="auto"/>
        <w:sz w:val="26"/>
        <w:szCs w:val="26"/>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58"/>
        </w:tabs>
        <w:ind w:left="1458" w:hanging="1008"/>
      </w:pPr>
      <w:rPr>
        <w:rFonts w:cs="Times New Roman" w:hint="default"/>
      </w:rPr>
    </w:lvl>
    <w:lvl w:ilvl="5">
      <w:start w:val="1"/>
      <w:numFmt w:val="decimal"/>
      <w:lvlText w:val="%1.%2.%3.%4.%5.%6"/>
      <w:lvlJc w:val="left"/>
      <w:pPr>
        <w:tabs>
          <w:tab w:val="num" w:pos="1602"/>
        </w:tabs>
        <w:ind w:left="1602" w:hanging="1152"/>
      </w:pPr>
      <w:rPr>
        <w:rFonts w:cs="Times New Roman" w:hint="default"/>
      </w:rPr>
    </w:lvl>
    <w:lvl w:ilvl="6">
      <w:start w:val="1"/>
      <w:numFmt w:val="decimal"/>
      <w:lvlText w:val="%1.%2.%3.%4.%5.%6.%7"/>
      <w:lvlJc w:val="left"/>
      <w:pPr>
        <w:tabs>
          <w:tab w:val="num" w:pos="1746"/>
        </w:tabs>
        <w:ind w:left="1746" w:hanging="1296"/>
      </w:pPr>
      <w:rPr>
        <w:rFonts w:cs="Times New Roman" w:hint="default"/>
      </w:rPr>
    </w:lvl>
    <w:lvl w:ilvl="7">
      <w:start w:val="1"/>
      <w:numFmt w:val="decimal"/>
      <w:lvlText w:val="%1.%2.%3.%4.%5.%6.%7.%8"/>
      <w:lvlJc w:val="left"/>
      <w:pPr>
        <w:tabs>
          <w:tab w:val="num" w:pos="1890"/>
        </w:tabs>
        <w:ind w:left="1890" w:hanging="1440"/>
      </w:pPr>
      <w:rPr>
        <w:rFonts w:cs="Times New Roman" w:hint="default"/>
      </w:rPr>
    </w:lvl>
    <w:lvl w:ilvl="8">
      <w:start w:val="1"/>
      <w:numFmt w:val="decimal"/>
      <w:lvlText w:val="%1.%2.%3.%4.%5.%6.%7.%8.%9"/>
      <w:lvlJc w:val="left"/>
      <w:pPr>
        <w:tabs>
          <w:tab w:val="num" w:pos="2034"/>
        </w:tabs>
        <w:ind w:left="2034" w:hanging="1584"/>
      </w:pPr>
      <w:rPr>
        <w:rFonts w:cs="Times New Roman" w:hint="default"/>
      </w:rPr>
    </w:lvl>
  </w:abstractNum>
  <w:abstractNum w:abstractNumId="61" w15:restartNumberingAfterBreak="0">
    <w:nsid w:val="6D6D4DFB"/>
    <w:multiLevelType w:val="hybridMultilevel"/>
    <w:tmpl w:val="C9C2A05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6EFC0444"/>
    <w:multiLevelType w:val="hybridMultilevel"/>
    <w:tmpl w:val="C8A859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F3E7319"/>
    <w:multiLevelType w:val="multilevel"/>
    <w:tmpl w:val="402895CA"/>
    <w:lvl w:ilvl="0">
      <w:start w:val="1"/>
      <w:numFmt w:val="bullet"/>
      <w:lvlText w:val=""/>
      <w:lvlJc w:val="left"/>
      <w:pPr>
        <w:ind w:left="720" w:hanging="360"/>
      </w:pPr>
      <w:rPr>
        <w:rFonts w:ascii="Symbol" w:hAnsi="Symbol" w:hint="default"/>
        <w:sz w:val="22"/>
        <w:szCs w:val="22"/>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4" w15:restartNumberingAfterBreak="0">
    <w:nsid w:val="6FAC6C14"/>
    <w:multiLevelType w:val="hybridMultilevel"/>
    <w:tmpl w:val="567AE4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1866875"/>
    <w:multiLevelType w:val="multilevel"/>
    <w:tmpl w:val="D6C00402"/>
    <w:lvl w:ilvl="0">
      <w:start w:val="1"/>
      <w:numFmt w:val="decimal"/>
      <w:lvlText w:val="%1"/>
      <w:lvlJc w:val="left"/>
      <w:pPr>
        <w:tabs>
          <w:tab w:val="left" w:pos="882"/>
        </w:tabs>
        <w:ind w:left="882" w:hanging="432"/>
      </w:pPr>
      <w:rPr>
        <w:rFonts w:asciiTheme="minorHAnsi" w:hAnsiTheme="minorHAnsi" w:cstheme="minorHAnsi" w:hint="default"/>
        <w:i w:val="0"/>
        <w:sz w:val="32"/>
        <w:szCs w:val="32"/>
      </w:rPr>
    </w:lvl>
    <w:lvl w:ilvl="1">
      <w:start w:val="1"/>
      <w:numFmt w:val="decimal"/>
      <w:lvlText w:val="%1.%2"/>
      <w:lvlJc w:val="left"/>
      <w:pPr>
        <w:tabs>
          <w:tab w:val="left" w:pos="576"/>
        </w:tabs>
        <w:ind w:left="576" w:hanging="576"/>
      </w:pPr>
      <w:rPr>
        <w:rFonts w:ascii="Calibri" w:hAnsi="Calibri" w:cs="Times New Roman" w:hint="default"/>
        <w:b/>
        <w:i w:val="0"/>
        <w:iCs w:val="0"/>
        <w:color w:val="auto"/>
        <w:sz w:val="22"/>
        <w:szCs w:val="22"/>
        <w:u w:val="none"/>
      </w:rPr>
    </w:lvl>
    <w:lvl w:ilvl="2">
      <w:start w:val="1"/>
      <w:numFmt w:val="decimal"/>
      <w:lvlText w:val="%1.%2.%3"/>
      <w:lvlJc w:val="left"/>
      <w:pPr>
        <w:tabs>
          <w:tab w:val="left" w:pos="720"/>
        </w:tabs>
        <w:ind w:left="720" w:hanging="720"/>
      </w:pPr>
      <w:rPr>
        <w:rFonts w:ascii="Calibri" w:hAnsi="Calibri" w:cs="Times New Roman" w:hint="default"/>
        <w:b/>
        <w:bCs/>
        <w:color w:val="auto"/>
        <w:sz w:val="26"/>
        <w:szCs w:val="26"/>
      </w:rPr>
    </w:lvl>
    <w:lvl w:ilvl="3">
      <w:start w:val="1"/>
      <w:numFmt w:val="decimal"/>
      <w:lvlText w:val="%1.%2.%3.%4"/>
      <w:lvlJc w:val="left"/>
      <w:pPr>
        <w:tabs>
          <w:tab w:val="left" w:pos="864"/>
        </w:tabs>
        <w:ind w:left="864" w:hanging="864"/>
      </w:pPr>
      <w:rPr>
        <w:rFonts w:asciiTheme="minorHAnsi" w:hAnsiTheme="minorHAnsi" w:cs="Times New Roman" w:hint="default"/>
        <w:b/>
        <w:bCs/>
        <w:i w:val="0"/>
        <w:iCs w:val="0"/>
        <w:color w:val="auto"/>
        <w:sz w:val="24"/>
        <w:szCs w:val="24"/>
      </w:rPr>
    </w:lvl>
    <w:lvl w:ilvl="4" w:tentative="1">
      <w:start w:val="1"/>
      <w:numFmt w:val="decimal"/>
      <w:lvlText w:val="%1.%2.%3.%4.%5"/>
      <w:lvlJc w:val="left"/>
      <w:pPr>
        <w:tabs>
          <w:tab w:val="left" w:pos="1458"/>
        </w:tabs>
        <w:ind w:left="1458" w:hanging="1008"/>
      </w:pPr>
      <w:rPr>
        <w:rFonts w:cs="Times New Roman" w:hint="default"/>
      </w:rPr>
    </w:lvl>
    <w:lvl w:ilvl="5" w:tentative="1">
      <w:start w:val="1"/>
      <w:numFmt w:val="decimal"/>
      <w:lvlText w:val="%1.%2.%3.%4.%5.%6"/>
      <w:lvlJc w:val="left"/>
      <w:pPr>
        <w:tabs>
          <w:tab w:val="left" w:pos="1602"/>
        </w:tabs>
        <w:ind w:left="1602" w:hanging="1152"/>
      </w:pPr>
      <w:rPr>
        <w:rFonts w:cs="Times New Roman" w:hint="default"/>
      </w:rPr>
    </w:lvl>
    <w:lvl w:ilvl="6" w:tentative="1">
      <w:start w:val="1"/>
      <w:numFmt w:val="decimal"/>
      <w:lvlText w:val="%1.%2.%3.%4.%5.%6.%7"/>
      <w:lvlJc w:val="left"/>
      <w:pPr>
        <w:tabs>
          <w:tab w:val="left" w:pos="1746"/>
        </w:tabs>
        <w:ind w:left="1746" w:hanging="1296"/>
      </w:pPr>
      <w:rPr>
        <w:rFonts w:cs="Times New Roman" w:hint="default"/>
      </w:rPr>
    </w:lvl>
    <w:lvl w:ilvl="7" w:tentative="1">
      <w:start w:val="1"/>
      <w:numFmt w:val="decimal"/>
      <w:lvlText w:val="%1.%2.%3.%4.%5.%6.%7.%8"/>
      <w:lvlJc w:val="left"/>
      <w:pPr>
        <w:tabs>
          <w:tab w:val="left" w:pos="1890"/>
        </w:tabs>
        <w:ind w:left="1890" w:hanging="1440"/>
      </w:pPr>
      <w:rPr>
        <w:rFonts w:cs="Times New Roman" w:hint="default"/>
      </w:rPr>
    </w:lvl>
    <w:lvl w:ilvl="8" w:tentative="1">
      <w:start w:val="1"/>
      <w:numFmt w:val="decimal"/>
      <w:lvlText w:val="%1.%2.%3.%4.%5.%6.%7.%8.%9"/>
      <w:lvlJc w:val="left"/>
      <w:pPr>
        <w:tabs>
          <w:tab w:val="left" w:pos="2034"/>
        </w:tabs>
        <w:ind w:left="2034" w:hanging="1584"/>
      </w:pPr>
      <w:rPr>
        <w:rFonts w:cs="Times New Roman" w:hint="default"/>
      </w:rPr>
    </w:lvl>
  </w:abstractNum>
  <w:abstractNum w:abstractNumId="66" w15:restartNumberingAfterBreak="0">
    <w:nsid w:val="752F575C"/>
    <w:multiLevelType w:val="multilevel"/>
    <w:tmpl w:val="752F57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7" w15:restartNumberingAfterBreak="0">
    <w:nsid w:val="77596E21"/>
    <w:multiLevelType w:val="hybridMultilevel"/>
    <w:tmpl w:val="7D6AB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85068EC"/>
    <w:multiLevelType w:val="hybridMultilevel"/>
    <w:tmpl w:val="CF708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651FD7"/>
    <w:multiLevelType w:val="multilevel"/>
    <w:tmpl w:val="7B651F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0" w15:restartNumberingAfterBreak="0">
    <w:nsid w:val="7C104D56"/>
    <w:multiLevelType w:val="multilevel"/>
    <w:tmpl w:val="7C104D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1" w15:restartNumberingAfterBreak="0">
    <w:nsid w:val="7F117521"/>
    <w:multiLevelType w:val="multilevel"/>
    <w:tmpl w:val="68782CAA"/>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72" w15:restartNumberingAfterBreak="0">
    <w:nsid w:val="7F970E1B"/>
    <w:multiLevelType w:val="multilevel"/>
    <w:tmpl w:val="7F970E1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50"/>
  </w:num>
  <w:num w:numId="2">
    <w:abstractNumId w:val="35"/>
  </w:num>
  <w:num w:numId="3">
    <w:abstractNumId w:val="30"/>
  </w:num>
  <w:num w:numId="4">
    <w:abstractNumId w:val="13"/>
  </w:num>
  <w:num w:numId="5">
    <w:abstractNumId w:val="33"/>
  </w:num>
  <w:num w:numId="6">
    <w:abstractNumId w:val="14"/>
  </w:num>
  <w:num w:numId="7">
    <w:abstractNumId w:val="48"/>
  </w:num>
  <w:num w:numId="8">
    <w:abstractNumId w:val="66"/>
  </w:num>
  <w:num w:numId="9">
    <w:abstractNumId w:val="36"/>
  </w:num>
  <w:num w:numId="10">
    <w:abstractNumId w:val="8"/>
  </w:num>
  <w:num w:numId="11">
    <w:abstractNumId w:val="46"/>
  </w:num>
  <w:num w:numId="12">
    <w:abstractNumId w:val="4"/>
  </w:num>
  <w:num w:numId="13">
    <w:abstractNumId w:val="51"/>
  </w:num>
  <w:num w:numId="14">
    <w:abstractNumId w:val="69"/>
  </w:num>
  <w:num w:numId="15">
    <w:abstractNumId w:val="26"/>
  </w:num>
  <w:num w:numId="16">
    <w:abstractNumId w:val="31"/>
  </w:num>
  <w:num w:numId="17">
    <w:abstractNumId w:val="25"/>
  </w:num>
  <w:num w:numId="18">
    <w:abstractNumId w:val="29"/>
  </w:num>
  <w:num w:numId="19">
    <w:abstractNumId w:val="37"/>
  </w:num>
  <w:num w:numId="20">
    <w:abstractNumId w:val="70"/>
  </w:num>
  <w:num w:numId="21">
    <w:abstractNumId w:val="19"/>
  </w:num>
  <w:num w:numId="22">
    <w:abstractNumId w:val="39"/>
  </w:num>
  <w:num w:numId="23">
    <w:abstractNumId w:val="43"/>
  </w:num>
  <w:num w:numId="24">
    <w:abstractNumId w:val="27"/>
  </w:num>
  <w:num w:numId="25">
    <w:abstractNumId w:val="23"/>
  </w:num>
  <w:num w:numId="26">
    <w:abstractNumId w:val="72"/>
  </w:num>
  <w:num w:numId="27">
    <w:abstractNumId w:val="32"/>
  </w:num>
  <w:num w:numId="28">
    <w:abstractNumId w:val="56"/>
  </w:num>
  <w:num w:numId="29">
    <w:abstractNumId w:val="21"/>
  </w:num>
  <w:num w:numId="30">
    <w:abstractNumId w:val="63"/>
  </w:num>
  <w:num w:numId="31">
    <w:abstractNumId w:val="6"/>
  </w:num>
  <w:num w:numId="32">
    <w:abstractNumId w:val="22"/>
  </w:num>
  <w:num w:numId="33">
    <w:abstractNumId w:val="11"/>
  </w:num>
  <w:num w:numId="34">
    <w:abstractNumId w:val="59"/>
  </w:num>
  <w:num w:numId="35">
    <w:abstractNumId w:val="7"/>
  </w:num>
  <w:num w:numId="36">
    <w:abstractNumId w:val="15"/>
  </w:num>
  <w:num w:numId="37">
    <w:abstractNumId w:val="12"/>
  </w:num>
  <w:num w:numId="38">
    <w:abstractNumId w:val="61"/>
  </w:num>
  <w:num w:numId="39">
    <w:abstractNumId w:val="60"/>
  </w:num>
  <w:num w:numId="40">
    <w:abstractNumId w:val="58"/>
  </w:num>
  <w:num w:numId="41">
    <w:abstractNumId w:val="71"/>
  </w:num>
  <w:num w:numId="42">
    <w:abstractNumId w:val="49"/>
  </w:num>
  <w:num w:numId="43">
    <w:abstractNumId w:val="0"/>
  </w:num>
  <w:num w:numId="44">
    <w:abstractNumId w:val="18"/>
  </w:num>
  <w:num w:numId="45">
    <w:abstractNumId w:val="57"/>
  </w:num>
  <w:num w:numId="46">
    <w:abstractNumId w:val="45"/>
  </w:num>
  <w:num w:numId="47">
    <w:abstractNumId w:val="10"/>
  </w:num>
  <w:num w:numId="48">
    <w:abstractNumId w:val="34"/>
  </w:num>
  <w:num w:numId="49">
    <w:abstractNumId w:val="47"/>
  </w:num>
  <w:num w:numId="50">
    <w:abstractNumId w:val="24"/>
  </w:num>
  <w:num w:numId="51">
    <w:abstractNumId w:val="9"/>
  </w:num>
  <w:num w:numId="52">
    <w:abstractNumId w:val="20"/>
  </w:num>
  <w:num w:numId="53">
    <w:abstractNumId w:val="2"/>
  </w:num>
  <w:num w:numId="54">
    <w:abstractNumId w:val="68"/>
  </w:num>
  <w:num w:numId="55">
    <w:abstractNumId w:val="54"/>
  </w:num>
  <w:num w:numId="56">
    <w:abstractNumId w:val="17"/>
  </w:num>
  <w:num w:numId="57">
    <w:abstractNumId w:val="44"/>
  </w:num>
  <w:num w:numId="58">
    <w:abstractNumId w:val="62"/>
  </w:num>
  <w:num w:numId="59">
    <w:abstractNumId w:val="53"/>
  </w:num>
  <w:num w:numId="60">
    <w:abstractNumId w:val="1"/>
  </w:num>
  <w:num w:numId="61">
    <w:abstractNumId w:val="42"/>
  </w:num>
  <w:num w:numId="62">
    <w:abstractNumId w:val="38"/>
  </w:num>
  <w:num w:numId="63">
    <w:abstractNumId w:val="5"/>
  </w:num>
  <w:num w:numId="64">
    <w:abstractNumId w:val="41"/>
  </w:num>
  <w:num w:numId="65">
    <w:abstractNumId w:val="3"/>
  </w:num>
  <w:num w:numId="66">
    <w:abstractNumId w:val="40"/>
  </w:num>
  <w:num w:numId="67">
    <w:abstractNumId w:val="16"/>
  </w:num>
  <w:num w:numId="68">
    <w:abstractNumId w:val="28"/>
  </w:num>
  <w:num w:numId="69">
    <w:abstractNumId w:val="55"/>
  </w:num>
  <w:num w:numId="70">
    <w:abstractNumId w:val="65"/>
  </w:num>
  <w:num w:numId="71">
    <w:abstractNumId w:val="52"/>
  </w:num>
  <w:num w:numId="72">
    <w:abstractNumId w:val="67"/>
  </w:num>
  <w:num w:numId="73">
    <w:abstractNumId w:val="31"/>
  </w:num>
  <w:num w:numId="74">
    <w:abstractNumId w:val="64"/>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mbarish Agwan">
    <w15:presenceInfo w15:providerId="AD" w15:userId="S-1-5-21-2290481156-2979693421-1628642165-7467"/>
  </w15:person>
  <w15:person w15:author="Abhishek Kumar">
    <w15:presenceInfo w15:providerId="AD" w15:userId="S-1-5-21-2414053079-2857617606-2590157451-89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DBA"/>
    <w:rsid w:val="00001382"/>
    <w:rsid w:val="00002A97"/>
    <w:rsid w:val="00003792"/>
    <w:rsid w:val="00004C80"/>
    <w:rsid w:val="00005C72"/>
    <w:rsid w:val="00005D12"/>
    <w:rsid w:val="00010BFC"/>
    <w:rsid w:val="00011832"/>
    <w:rsid w:val="000132C9"/>
    <w:rsid w:val="000149AA"/>
    <w:rsid w:val="00015AD5"/>
    <w:rsid w:val="00016333"/>
    <w:rsid w:val="0002028C"/>
    <w:rsid w:val="00021337"/>
    <w:rsid w:val="00021667"/>
    <w:rsid w:val="00021DFE"/>
    <w:rsid w:val="0002218F"/>
    <w:rsid w:val="00022434"/>
    <w:rsid w:val="00022FC7"/>
    <w:rsid w:val="00023557"/>
    <w:rsid w:val="00023914"/>
    <w:rsid w:val="000243CE"/>
    <w:rsid w:val="0002581A"/>
    <w:rsid w:val="00026D66"/>
    <w:rsid w:val="000301B1"/>
    <w:rsid w:val="00031D9D"/>
    <w:rsid w:val="0003455B"/>
    <w:rsid w:val="000345EB"/>
    <w:rsid w:val="00034D44"/>
    <w:rsid w:val="000350E5"/>
    <w:rsid w:val="00036F98"/>
    <w:rsid w:val="0004061B"/>
    <w:rsid w:val="00042299"/>
    <w:rsid w:val="000430A3"/>
    <w:rsid w:val="0004316A"/>
    <w:rsid w:val="00043250"/>
    <w:rsid w:val="00044842"/>
    <w:rsid w:val="00045731"/>
    <w:rsid w:val="00046DAD"/>
    <w:rsid w:val="00047B6F"/>
    <w:rsid w:val="0005045D"/>
    <w:rsid w:val="000518CA"/>
    <w:rsid w:val="000518EB"/>
    <w:rsid w:val="0005336E"/>
    <w:rsid w:val="00053F4B"/>
    <w:rsid w:val="00054577"/>
    <w:rsid w:val="000551D8"/>
    <w:rsid w:val="00055B17"/>
    <w:rsid w:val="0005790A"/>
    <w:rsid w:val="00057F7F"/>
    <w:rsid w:val="00061A3E"/>
    <w:rsid w:val="00061A53"/>
    <w:rsid w:val="00061BFD"/>
    <w:rsid w:val="000629FD"/>
    <w:rsid w:val="00062A7D"/>
    <w:rsid w:val="00064B9A"/>
    <w:rsid w:val="000652B0"/>
    <w:rsid w:val="000674E4"/>
    <w:rsid w:val="0006770F"/>
    <w:rsid w:val="00070874"/>
    <w:rsid w:val="00072664"/>
    <w:rsid w:val="00076B2B"/>
    <w:rsid w:val="00082A6A"/>
    <w:rsid w:val="00082ADB"/>
    <w:rsid w:val="00084371"/>
    <w:rsid w:val="0008442C"/>
    <w:rsid w:val="00084EE1"/>
    <w:rsid w:val="00085085"/>
    <w:rsid w:val="00086E0F"/>
    <w:rsid w:val="00087237"/>
    <w:rsid w:val="0009015C"/>
    <w:rsid w:val="0009073E"/>
    <w:rsid w:val="00091B04"/>
    <w:rsid w:val="00091F8B"/>
    <w:rsid w:val="000926D2"/>
    <w:rsid w:val="0009276E"/>
    <w:rsid w:val="00095146"/>
    <w:rsid w:val="000969B2"/>
    <w:rsid w:val="0009750D"/>
    <w:rsid w:val="000A1997"/>
    <w:rsid w:val="000A1CF0"/>
    <w:rsid w:val="000A27FC"/>
    <w:rsid w:val="000A2937"/>
    <w:rsid w:val="000A4C1F"/>
    <w:rsid w:val="000A4DD5"/>
    <w:rsid w:val="000A528D"/>
    <w:rsid w:val="000A5748"/>
    <w:rsid w:val="000A5EC4"/>
    <w:rsid w:val="000A6773"/>
    <w:rsid w:val="000A68CC"/>
    <w:rsid w:val="000A76A1"/>
    <w:rsid w:val="000B05B8"/>
    <w:rsid w:val="000B0FF9"/>
    <w:rsid w:val="000B110B"/>
    <w:rsid w:val="000B23CD"/>
    <w:rsid w:val="000B38B1"/>
    <w:rsid w:val="000B3A38"/>
    <w:rsid w:val="000B4D1C"/>
    <w:rsid w:val="000B61DB"/>
    <w:rsid w:val="000C033F"/>
    <w:rsid w:val="000C0844"/>
    <w:rsid w:val="000C1EB9"/>
    <w:rsid w:val="000C1EF7"/>
    <w:rsid w:val="000C2925"/>
    <w:rsid w:val="000C2B48"/>
    <w:rsid w:val="000C2F8A"/>
    <w:rsid w:val="000C3BED"/>
    <w:rsid w:val="000C6062"/>
    <w:rsid w:val="000C648C"/>
    <w:rsid w:val="000C6648"/>
    <w:rsid w:val="000C7663"/>
    <w:rsid w:val="000D0326"/>
    <w:rsid w:val="000D0A69"/>
    <w:rsid w:val="000D1201"/>
    <w:rsid w:val="000D1C8E"/>
    <w:rsid w:val="000D2567"/>
    <w:rsid w:val="000D27E1"/>
    <w:rsid w:val="000D32CC"/>
    <w:rsid w:val="000D3CBC"/>
    <w:rsid w:val="000E00AE"/>
    <w:rsid w:val="000E1AC6"/>
    <w:rsid w:val="000E1BAF"/>
    <w:rsid w:val="000E1C6A"/>
    <w:rsid w:val="000E1DA9"/>
    <w:rsid w:val="000E3DD1"/>
    <w:rsid w:val="000E4084"/>
    <w:rsid w:val="000E4803"/>
    <w:rsid w:val="000E7267"/>
    <w:rsid w:val="000E7DFF"/>
    <w:rsid w:val="000F07BB"/>
    <w:rsid w:val="000F11AE"/>
    <w:rsid w:val="000F26A4"/>
    <w:rsid w:val="000F2D97"/>
    <w:rsid w:val="000F35A9"/>
    <w:rsid w:val="000F3860"/>
    <w:rsid w:val="000F67C1"/>
    <w:rsid w:val="000F74EE"/>
    <w:rsid w:val="00101238"/>
    <w:rsid w:val="00101E29"/>
    <w:rsid w:val="00101E40"/>
    <w:rsid w:val="00102061"/>
    <w:rsid w:val="00104C3E"/>
    <w:rsid w:val="00106DFB"/>
    <w:rsid w:val="00106E8D"/>
    <w:rsid w:val="00107B24"/>
    <w:rsid w:val="001106EC"/>
    <w:rsid w:val="001113A0"/>
    <w:rsid w:val="001116A2"/>
    <w:rsid w:val="00112B99"/>
    <w:rsid w:val="0011428C"/>
    <w:rsid w:val="00114CC0"/>
    <w:rsid w:val="00115D6C"/>
    <w:rsid w:val="001161AB"/>
    <w:rsid w:val="00116631"/>
    <w:rsid w:val="0011704A"/>
    <w:rsid w:val="001174C2"/>
    <w:rsid w:val="0012390F"/>
    <w:rsid w:val="0012454C"/>
    <w:rsid w:val="00126D21"/>
    <w:rsid w:val="00126F8C"/>
    <w:rsid w:val="0012745D"/>
    <w:rsid w:val="00127F75"/>
    <w:rsid w:val="00130D97"/>
    <w:rsid w:val="00132467"/>
    <w:rsid w:val="001325F3"/>
    <w:rsid w:val="00132C56"/>
    <w:rsid w:val="001349C3"/>
    <w:rsid w:val="00135B18"/>
    <w:rsid w:val="0013662E"/>
    <w:rsid w:val="00136DE5"/>
    <w:rsid w:val="001404FA"/>
    <w:rsid w:val="001407A5"/>
    <w:rsid w:val="00140AEC"/>
    <w:rsid w:val="00140CF5"/>
    <w:rsid w:val="0014221A"/>
    <w:rsid w:val="00142FD7"/>
    <w:rsid w:val="00143B6A"/>
    <w:rsid w:val="00144193"/>
    <w:rsid w:val="001441BB"/>
    <w:rsid w:val="00144C98"/>
    <w:rsid w:val="00144E46"/>
    <w:rsid w:val="001453B1"/>
    <w:rsid w:val="001468CD"/>
    <w:rsid w:val="00147773"/>
    <w:rsid w:val="00150E36"/>
    <w:rsid w:val="00150F0F"/>
    <w:rsid w:val="00151FEE"/>
    <w:rsid w:val="00152835"/>
    <w:rsid w:val="00153351"/>
    <w:rsid w:val="00153774"/>
    <w:rsid w:val="00153CF4"/>
    <w:rsid w:val="00153EC6"/>
    <w:rsid w:val="00156B5F"/>
    <w:rsid w:val="00156D8B"/>
    <w:rsid w:val="001574DC"/>
    <w:rsid w:val="00160498"/>
    <w:rsid w:val="001609F3"/>
    <w:rsid w:val="00160D5E"/>
    <w:rsid w:val="00161543"/>
    <w:rsid w:val="001619ED"/>
    <w:rsid w:val="00161DED"/>
    <w:rsid w:val="00162505"/>
    <w:rsid w:val="00162DAE"/>
    <w:rsid w:val="00164116"/>
    <w:rsid w:val="001658DF"/>
    <w:rsid w:val="001664EE"/>
    <w:rsid w:val="0016735D"/>
    <w:rsid w:val="00170B4B"/>
    <w:rsid w:val="00170F05"/>
    <w:rsid w:val="00170F76"/>
    <w:rsid w:val="0017317F"/>
    <w:rsid w:val="0017328B"/>
    <w:rsid w:val="00174A4C"/>
    <w:rsid w:val="0017625F"/>
    <w:rsid w:val="001762BF"/>
    <w:rsid w:val="0017786A"/>
    <w:rsid w:val="00177892"/>
    <w:rsid w:val="00177FDE"/>
    <w:rsid w:val="00180695"/>
    <w:rsid w:val="00180FC6"/>
    <w:rsid w:val="00180FF8"/>
    <w:rsid w:val="00184413"/>
    <w:rsid w:val="00184A4D"/>
    <w:rsid w:val="00184CE9"/>
    <w:rsid w:val="00185091"/>
    <w:rsid w:val="001865CC"/>
    <w:rsid w:val="001905C0"/>
    <w:rsid w:val="00190C83"/>
    <w:rsid w:val="00191DCF"/>
    <w:rsid w:val="00194B14"/>
    <w:rsid w:val="001952F2"/>
    <w:rsid w:val="001960DD"/>
    <w:rsid w:val="00196624"/>
    <w:rsid w:val="00196DE2"/>
    <w:rsid w:val="0019734D"/>
    <w:rsid w:val="00197EC4"/>
    <w:rsid w:val="001A1D1B"/>
    <w:rsid w:val="001A2960"/>
    <w:rsid w:val="001A2A22"/>
    <w:rsid w:val="001A3252"/>
    <w:rsid w:val="001A3429"/>
    <w:rsid w:val="001A4D4C"/>
    <w:rsid w:val="001A7E26"/>
    <w:rsid w:val="001B04A2"/>
    <w:rsid w:val="001B04AD"/>
    <w:rsid w:val="001B0756"/>
    <w:rsid w:val="001B07DA"/>
    <w:rsid w:val="001B1FDC"/>
    <w:rsid w:val="001B230E"/>
    <w:rsid w:val="001B3B9B"/>
    <w:rsid w:val="001B3E6E"/>
    <w:rsid w:val="001B48A2"/>
    <w:rsid w:val="001B5322"/>
    <w:rsid w:val="001B5B92"/>
    <w:rsid w:val="001B6041"/>
    <w:rsid w:val="001C145E"/>
    <w:rsid w:val="001C29A1"/>
    <w:rsid w:val="001C33BE"/>
    <w:rsid w:val="001C3AEF"/>
    <w:rsid w:val="001C4438"/>
    <w:rsid w:val="001C45C1"/>
    <w:rsid w:val="001C57A3"/>
    <w:rsid w:val="001C6174"/>
    <w:rsid w:val="001C679A"/>
    <w:rsid w:val="001C72EC"/>
    <w:rsid w:val="001C78E0"/>
    <w:rsid w:val="001C7941"/>
    <w:rsid w:val="001C7C2B"/>
    <w:rsid w:val="001D027F"/>
    <w:rsid w:val="001D06B6"/>
    <w:rsid w:val="001D07B5"/>
    <w:rsid w:val="001D1B13"/>
    <w:rsid w:val="001D2528"/>
    <w:rsid w:val="001D2CCC"/>
    <w:rsid w:val="001D37E0"/>
    <w:rsid w:val="001D5007"/>
    <w:rsid w:val="001D5134"/>
    <w:rsid w:val="001D5590"/>
    <w:rsid w:val="001D5628"/>
    <w:rsid w:val="001D7E84"/>
    <w:rsid w:val="001E11BE"/>
    <w:rsid w:val="001E275D"/>
    <w:rsid w:val="001E2CC0"/>
    <w:rsid w:val="001E36EA"/>
    <w:rsid w:val="001E3FAE"/>
    <w:rsid w:val="001E442B"/>
    <w:rsid w:val="001E58E4"/>
    <w:rsid w:val="001E7A9B"/>
    <w:rsid w:val="001F0F42"/>
    <w:rsid w:val="001F1228"/>
    <w:rsid w:val="001F3D2A"/>
    <w:rsid w:val="001F40A3"/>
    <w:rsid w:val="001F4644"/>
    <w:rsid w:val="001F479C"/>
    <w:rsid w:val="001F4FE7"/>
    <w:rsid w:val="001F51A0"/>
    <w:rsid w:val="001F5970"/>
    <w:rsid w:val="001F5A29"/>
    <w:rsid w:val="001F6DD7"/>
    <w:rsid w:val="001F77C3"/>
    <w:rsid w:val="00202527"/>
    <w:rsid w:val="002025C4"/>
    <w:rsid w:val="00202E94"/>
    <w:rsid w:val="00204A24"/>
    <w:rsid w:val="00204E3F"/>
    <w:rsid w:val="002066BF"/>
    <w:rsid w:val="00206E3A"/>
    <w:rsid w:val="002105A9"/>
    <w:rsid w:val="00211613"/>
    <w:rsid w:val="00212297"/>
    <w:rsid w:val="00213703"/>
    <w:rsid w:val="0021436A"/>
    <w:rsid w:val="002147E0"/>
    <w:rsid w:val="00214C52"/>
    <w:rsid w:val="0021501F"/>
    <w:rsid w:val="0021702D"/>
    <w:rsid w:val="00217200"/>
    <w:rsid w:val="002174BD"/>
    <w:rsid w:val="002202E4"/>
    <w:rsid w:val="00220710"/>
    <w:rsid w:val="00221111"/>
    <w:rsid w:val="00221594"/>
    <w:rsid w:val="0022161E"/>
    <w:rsid w:val="00221712"/>
    <w:rsid w:val="00222052"/>
    <w:rsid w:val="002225DF"/>
    <w:rsid w:val="00222B2F"/>
    <w:rsid w:val="00222F6E"/>
    <w:rsid w:val="00224532"/>
    <w:rsid w:val="00224674"/>
    <w:rsid w:val="002257B1"/>
    <w:rsid w:val="0022638E"/>
    <w:rsid w:val="0023110D"/>
    <w:rsid w:val="00232809"/>
    <w:rsid w:val="00233AB4"/>
    <w:rsid w:val="002342E6"/>
    <w:rsid w:val="002344B8"/>
    <w:rsid w:val="00234C8B"/>
    <w:rsid w:val="00234D30"/>
    <w:rsid w:val="0023642B"/>
    <w:rsid w:val="00236A83"/>
    <w:rsid w:val="00236D81"/>
    <w:rsid w:val="00237A1E"/>
    <w:rsid w:val="00240CD9"/>
    <w:rsid w:val="00243C02"/>
    <w:rsid w:val="00243C8E"/>
    <w:rsid w:val="00243D2A"/>
    <w:rsid w:val="00244AD6"/>
    <w:rsid w:val="00245362"/>
    <w:rsid w:val="00245C28"/>
    <w:rsid w:val="0024601E"/>
    <w:rsid w:val="002501D7"/>
    <w:rsid w:val="00251E2A"/>
    <w:rsid w:val="00252337"/>
    <w:rsid w:val="0025276D"/>
    <w:rsid w:val="00252AB0"/>
    <w:rsid w:val="00253903"/>
    <w:rsid w:val="00254235"/>
    <w:rsid w:val="00255458"/>
    <w:rsid w:val="002565C6"/>
    <w:rsid w:val="002566A1"/>
    <w:rsid w:val="00261737"/>
    <w:rsid w:val="00261A65"/>
    <w:rsid w:val="002633A8"/>
    <w:rsid w:val="00263E5B"/>
    <w:rsid w:val="00263E67"/>
    <w:rsid w:val="00265583"/>
    <w:rsid w:val="002706B0"/>
    <w:rsid w:val="002710CC"/>
    <w:rsid w:val="00271468"/>
    <w:rsid w:val="00272BA9"/>
    <w:rsid w:val="00273267"/>
    <w:rsid w:val="0027362B"/>
    <w:rsid w:val="002802C0"/>
    <w:rsid w:val="00282778"/>
    <w:rsid w:val="002834DE"/>
    <w:rsid w:val="002835C9"/>
    <w:rsid w:val="0028367A"/>
    <w:rsid w:val="002839D1"/>
    <w:rsid w:val="00285226"/>
    <w:rsid w:val="00285512"/>
    <w:rsid w:val="002855D0"/>
    <w:rsid w:val="00285B67"/>
    <w:rsid w:val="00285E30"/>
    <w:rsid w:val="002861B8"/>
    <w:rsid w:val="002919D4"/>
    <w:rsid w:val="0029208E"/>
    <w:rsid w:val="00292A5F"/>
    <w:rsid w:val="00293474"/>
    <w:rsid w:val="00293554"/>
    <w:rsid w:val="00293F5F"/>
    <w:rsid w:val="00295A6A"/>
    <w:rsid w:val="00296CDF"/>
    <w:rsid w:val="002971A8"/>
    <w:rsid w:val="002A0AEB"/>
    <w:rsid w:val="002A1BF4"/>
    <w:rsid w:val="002A209E"/>
    <w:rsid w:val="002A35C1"/>
    <w:rsid w:val="002A496C"/>
    <w:rsid w:val="002A4A96"/>
    <w:rsid w:val="002A4BFC"/>
    <w:rsid w:val="002A4E22"/>
    <w:rsid w:val="002A6686"/>
    <w:rsid w:val="002A79DE"/>
    <w:rsid w:val="002A7BE2"/>
    <w:rsid w:val="002B001F"/>
    <w:rsid w:val="002B1344"/>
    <w:rsid w:val="002B1BF6"/>
    <w:rsid w:val="002B2A60"/>
    <w:rsid w:val="002B3093"/>
    <w:rsid w:val="002B3341"/>
    <w:rsid w:val="002B3473"/>
    <w:rsid w:val="002B3DCD"/>
    <w:rsid w:val="002B424C"/>
    <w:rsid w:val="002B51ED"/>
    <w:rsid w:val="002B5C3F"/>
    <w:rsid w:val="002B7DE6"/>
    <w:rsid w:val="002C0A48"/>
    <w:rsid w:val="002C0A4B"/>
    <w:rsid w:val="002C1BD1"/>
    <w:rsid w:val="002C36E9"/>
    <w:rsid w:val="002C3991"/>
    <w:rsid w:val="002C43BD"/>
    <w:rsid w:val="002C4DE7"/>
    <w:rsid w:val="002C51F8"/>
    <w:rsid w:val="002C7C44"/>
    <w:rsid w:val="002C7C70"/>
    <w:rsid w:val="002D049C"/>
    <w:rsid w:val="002D1F5B"/>
    <w:rsid w:val="002D23FD"/>
    <w:rsid w:val="002D2A8C"/>
    <w:rsid w:val="002D2ADB"/>
    <w:rsid w:val="002D3F68"/>
    <w:rsid w:val="002D4AC0"/>
    <w:rsid w:val="002D5672"/>
    <w:rsid w:val="002D6A77"/>
    <w:rsid w:val="002D749F"/>
    <w:rsid w:val="002D7B4B"/>
    <w:rsid w:val="002E0901"/>
    <w:rsid w:val="002E0E6B"/>
    <w:rsid w:val="002E14C7"/>
    <w:rsid w:val="002E190F"/>
    <w:rsid w:val="002E1A4A"/>
    <w:rsid w:val="002E3587"/>
    <w:rsid w:val="002E42A5"/>
    <w:rsid w:val="002E53C1"/>
    <w:rsid w:val="002E5CBB"/>
    <w:rsid w:val="002E6232"/>
    <w:rsid w:val="002F0D35"/>
    <w:rsid w:val="002F182A"/>
    <w:rsid w:val="002F2B1C"/>
    <w:rsid w:val="002F307F"/>
    <w:rsid w:val="002F402D"/>
    <w:rsid w:val="002F40A6"/>
    <w:rsid w:val="002F48C1"/>
    <w:rsid w:val="002F496D"/>
    <w:rsid w:val="002F5261"/>
    <w:rsid w:val="002F5CB7"/>
    <w:rsid w:val="002F6304"/>
    <w:rsid w:val="002F6433"/>
    <w:rsid w:val="002F6636"/>
    <w:rsid w:val="002F6B55"/>
    <w:rsid w:val="002F726F"/>
    <w:rsid w:val="002F7DDD"/>
    <w:rsid w:val="00300C14"/>
    <w:rsid w:val="00301116"/>
    <w:rsid w:val="003033DD"/>
    <w:rsid w:val="0030379F"/>
    <w:rsid w:val="00303A87"/>
    <w:rsid w:val="00304644"/>
    <w:rsid w:val="00304B3F"/>
    <w:rsid w:val="00305CBB"/>
    <w:rsid w:val="00306DB7"/>
    <w:rsid w:val="00310B24"/>
    <w:rsid w:val="003117D3"/>
    <w:rsid w:val="003126C7"/>
    <w:rsid w:val="00313CB1"/>
    <w:rsid w:val="00315C9C"/>
    <w:rsid w:val="00320406"/>
    <w:rsid w:val="00321858"/>
    <w:rsid w:val="003218C7"/>
    <w:rsid w:val="00322A27"/>
    <w:rsid w:val="003234DA"/>
    <w:rsid w:val="00323D68"/>
    <w:rsid w:val="00323F42"/>
    <w:rsid w:val="00324C4C"/>
    <w:rsid w:val="00325185"/>
    <w:rsid w:val="00327A61"/>
    <w:rsid w:val="00327F76"/>
    <w:rsid w:val="00330543"/>
    <w:rsid w:val="00331195"/>
    <w:rsid w:val="003318DB"/>
    <w:rsid w:val="00332760"/>
    <w:rsid w:val="00335071"/>
    <w:rsid w:val="0033576B"/>
    <w:rsid w:val="003370E7"/>
    <w:rsid w:val="003373E7"/>
    <w:rsid w:val="00341223"/>
    <w:rsid w:val="00341B3E"/>
    <w:rsid w:val="00343C94"/>
    <w:rsid w:val="0034426E"/>
    <w:rsid w:val="00345B45"/>
    <w:rsid w:val="00346767"/>
    <w:rsid w:val="003468FC"/>
    <w:rsid w:val="00346A21"/>
    <w:rsid w:val="00346E50"/>
    <w:rsid w:val="00346E93"/>
    <w:rsid w:val="003470E3"/>
    <w:rsid w:val="003472E0"/>
    <w:rsid w:val="00350AB3"/>
    <w:rsid w:val="00350BCB"/>
    <w:rsid w:val="00350C8A"/>
    <w:rsid w:val="003513AC"/>
    <w:rsid w:val="00351A49"/>
    <w:rsid w:val="00351EAA"/>
    <w:rsid w:val="00351FA6"/>
    <w:rsid w:val="00352445"/>
    <w:rsid w:val="00352646"/>
    <w:rsid w:val="00352876"/>
    <w:rsid w:val="003539CD"/>
    <w:rsid w:val="003562A0"/>
    <w:rsid w:val="00362585"/>
    <w:rsid w:val="00364C66"/>
    <w:rsid w:val="00365077"/>
    <w:rsid w:val="003667E0"/>
    <w:rsid w:val="00366FF0"/>
    <w:rsid w:val="0037070C"/>
    <w:rsid w:val="003708D3"/>
    <w:rsid w:val="003715B8"/>
    <w:rsid w:val="0037203A"/>
    <w:rsid w:val="003722F1"/>
    <w:rsid w:val="0037273E"/>
    <w:rsid w:val="003730F8"/>
    <w:rsid w:val="003737B2"/>
    <w:rsid w:val="0037393B"/>
    <w:rsid w:val="0037497D"/>
    <w:rsid w:val="003753AA"/>
    <w:rsid w:val="003768C6"/>
    <w:rsid w:val="00377C6F"/>
    <w:rsid w:val="003801DB"/>
    <w:rsid w:val="00380C98"/>
    <w:rsid w:val="003853B6"/>
    <w:rsid w:val="003855D7"/>
    <w:rsid w:val="00385B6F"/>
    <w:rsid w:val="00386B00"/>
    <w:rsid w:val="00386B9B"/>
    <w:rsid w:val="00391CEA"/>
    <w:rsid w:val="0039272C"/>
    <w:rsid w:val="0039313D"/>
    <w:rsid w:val="00394E2B"/>
    <w:rsid w:val="003953DB"/>
    <w:rsid w:val="00396A4B"/>
    <w:rsid w:val="0039716F"/>
    <w:rsid w:val="003A0F42"/>
    <w:rsid w:val="003A1127"/>
    <w:rsid w:val="003A1587"/>
    <w:rsid w:val="003A1867"/>
    <w:rsid w:val="003A193C"/>
    <w:rsid w:val="003A1DFC"/>
    <w:rsid w:val="003A2823"/>
    <w:rsid w:val="003A2FA8"/>
    <w:rsid w:val="003A2FD5"/>
    <w:rsid w:val="003A397E"/>
    <w:rsid w:val="003A46BE"/>
    <w:rsid w:val="003A4912"/>
    <w:rsid w:val="003A4C1A"/>
    <w:rsid w:val="003A4F3B"/>
    <w:rsid w:val="003A50EB"/>
    <w:rsid w:val="003A54B9"/>
    <w:rsid w:val="003A5535"/>
    <w:rsid w:val="003A6C93"/>
    <w:rsid w:val="003A7132"/>
    <w:rsid w:val="003B090D"/>
    <w:rsid w:val="003B104C"/>
    <w:rsid w:val="003B10D7"/>
    <w:rsid w:val="003B11BA"/>
    <w:rsid w:val="003B246A"/>
    <w:rsid w:val="003B291A"/>
    <w:rsid w:val="003B2C20"/>
    <w:rsid w:val="003B47AC"/>
    <w:rsid w:val="003B48C4"/>
    <w:rsid w:val="003B54AA"/>
    <w:rsid w:val="003B5ADD"/>
    <w:rsid w:val="003B62C3"/>
    <w:rsid w:val="003B66AB"/>
    <w:rsid w:val="003B738F"/>
    <w:rsid w:val="003B787F"/>
    <w:rsid w:val="003C001B"/>
    <w:rsid w:val="003C153C"/>
    <w:rsid w:val="003C32F4"/>
    <w:rsid w:val="003C36FA"/>
    <w:rsid w:val="003C39B9"/>
    <w:rsid w:val="003C62B3"/>
    <w:rsid w:val="003C69C1"/>
    <w:rsid w:val="003C7AB2"/>
    <w:rsid w:val="003D002D"/>
    <w:rsid w:val="003D02AE"/>
    <w:rsid w:val="003D1244"/>
    <w:rsid w:val="003D1A2E"/>
    <w:rsid w:val="003D3186"/>
    <w:rsid w:val="003D3B21"/>
    <w:rsid w:val="003D4E50"/>
    <w:rsid w:val="003D53AF"/>
    <w:rsid w:val="003D541E"/>
    <w:rsid w:val="003D6A8A"/>
    <w:rsid w:val="003D779B"/>
    <w:rsid w:val="003E0B07"/>
    <w:rsid w:val="003E12E4"/>
    <w:rsid w:val="003E1632"/>
    <w:rsid w:val="003E1F52"/>
    <w:rsid w:val="003E2228"/>
    <w:rsid w:val="003E2D3A"/>
    <w:rsid w:val="003E316A"/>
    <w:rsid w:val="003E3822"/>
    <w:rsid w:val="003E3C3D"/>
    <w:rsid w:val="003E45CA"/>
    <w:rsid w:val="003E4835"/>
    <w:rsid w:val="003E4915"/>
    <w:rsid w:val="003E568D"/>
    <w:rsid w:val="003E7800"/>
    <w:rsid w:val="003F0839"/>
    <w:rsid w:val="003F2FC4"/>
    <w:rsid w:val="003F34FA"/>
    <w:rsid w:val="003F3657"/>
    <w:rsid w:val="003F59D7"/>
    <w:rsid w:val="003F72E9"/>
    <w:rsid w:val="003F731C"/>
    <w:rsid w:val="003F7E40"/>
    <w:rsid w:val="004000F0"/>
    <w:rsid w:val="00400BD6"/>
    <w:rsid w:val="00400E47"/>
    <w:rsid w:val="00401B6B"/>
    <w:rsid w:val="00402666"/>
    <w:rsid w:val="00403E5B"/>
    <w:rsid w:val="004061A0"/>
    <w:rsid w:val="004065CE"/>
    <w:rsid w:val="00406C0F"/>
    <w:rsid w:val="00406FFE"/>
    <w:rsid w:val="00407158"/>
    <w:rsid w:val="00410179"/>
    <w:rsid w:val="00410932"/>
    <w:rsid w:val="004127A9"/>
    <w:rsid w:val="004135EF"/>
    <w:rsid w:val="0041431A"/>
    <w:rsid w:val="00414E6D"/>
    <w:rsid w:val="004169F5"/>
    <w:rsid w:val="00421283"/>
    <w:rsid w:val="00421571"/>
    <w:rsid w:val="0042192E"/>
    <w:rsid w:val="00421A67"/>
    <w:rsid w:val="00423FC5"/>
    <w:rsid w:val="004243BD"/>
    <w:rsid w:val="00425011"/>
    <w:rsid w:val="004258B7"/>
    <w:rsid w:val="00426AEC"/>
    <w:rsid w:val="0042792F"/>
    <w:rsid w:val="00427B5B"/>
    <w:rsid w:val="004304B6"/>
    <w:rsid w:val="00431A3B"/>
    <w:rsid w:val="00431C57"/>
    <w:rsid w:val="00432286"/>
    <w:rsid w:val="00433022"/>
    <w:rsid w:val="00433553"/>
    <w:rsid w:val="004356E3"/>
    <w:rsid w:val="00435F6F"/>
    <w:rsid w:val="00437C73"/>
    <w:rsid w:val="00440DEF"/>
    <w:rsid w:val="00441035"/>
    <w:rsid w:val="00441098"/>
    <w:rsid w:val="00441254"/>
    <w:rsid w:val="00441C64"/>
    <w:rsid w:val="0044355C"/>
    <w:rsid w:val="00444270"/>
    <w:rsid w:val="0044431B"/>
    <w:rsid w:val="00445A84"/>
    <w:rsid w:val="00445F88"/>
    <w:rsid w:val="00446F8B"/>
    <w:rsid w:val="00450201"/>
    <w:rsid w:val="00451E9C"/>
    <w:rsid w:val="00452528"/>
    <w:rsid w:val="00452A01"/>
    <w:rsid w:val="00452C05"/>
    <w:rsid w:val="00454790"/>
    <w:rsid w:val="00454A22"/>
    <w:rsid w:val="00455053"/>
    <w:rsid w:val="004565CF"/>
    <w:rsid w:val="0046234D"/>
    <w:rsid w:val="0046503B"/>
    <w:rsid w:val="00465682"/>
    <w:rsid w:val="00465988"/>
    <w:rsid w:val="004662CD"/>
    <w:rsid w:val="0046692C"/>
    <w:rsid w:val="00467452"/>
    <w:rsid w:val="004674BF"/>
    <w:rsid w:val="00467670"/>
    <w:rsid w:val="004704CA"/>
    <w:rsid w:val="004706D8"/>
    <w:rsid w:val="00471B64"/>
    <w:rsid w:val="00472530"/>
    <w:rsid w:val="0047424C"/>
    <w:rsid w:val="00474360"/>
    <w:rsid w:val="00475DE3"/>
    <w:rsid w:val="004762C9"/>
    <w:rsid w:val="004763AC"/>
    <w:rsid w:val="00476B92"/>
    <w:rsid w:val="00476EB4"/>
    <w:rsid w:val="0047727E"/>
    <w:rsid w:val="004773B3"/>
    <w:rsid w:val="004805C3"/>
    <w:rsid w:val="0048113B"/>
    <w:rsid w:val="004835A1"/>
    <w:rsid w:val="00483A95"/>
    <w:rsid w:val="00484010"/>
    <w:rsid w:val="00487AEC"/>
    <w:rsid w:val="00490337"/>
    <w:rsid w:val="004907FE"/>
    <w:rsid w:val="00496777"/>
    <w:rsid w:val="00496AEC"/>
    <w:rsid w:val="00496E35"/>
    <w:rsid w:val="00497B27"/>
    <w:rsid w:val="004A12D0"/>
    <w:rsid w:val="004A132A"/>
    <w:rsid w:val="004A1FE5"/>
    <w:rsid w:val="004A2ACB"/>
    <w:rsid w:val="004A419B"/>
    <w:rsid w:val="004A4A95"/>
    <w:rsid w:val="004A5A70"/>
    <w:rsid w:val="004A5D8D"/>
    <w:rsid w:val="004A671B"/>
    <w:rsid w:val="004A7899"/>
    <w:rsid w:val="004B048F"/>
    <w:rsid w:val="004B1783"/>
    <w:rsid w:val="004B1C84"/>
    <w:rsid w:val="004B2129"/>
    <w:rsid w:val="004B45DE"/>
    <w:rsid w:val="004B4E50"/>
    <w:rsid w:val="004C1446"/>
    <w:rsid w:val="004C15FF"/>
    <w:rsid w:val="004C1C4A"/>
    <w:rsid w:val="004C491D"/>
    <w:rsid w:val="004C5912"/>
    <w:rsid w:val="004D2799"/>
    <w:rsid w:val="004D281F"/>
    <w:rsid w:val="004D3256"/>
    <w:rsid w:val="004D3DB7"/>
    <w:rsid w:val="004D4642"/>
    <w:rsid w:val="004D6BB4"/>
    <w:rsid w:val="004D74E0"/>
    <w:rsid w:val="004E0665"/>
    <w:rsid w:val="004E13C7"/>
    <w:rsid w:val="004E2109"/>
    <w:rsid w:val="004E3DE7"/>
    <w:rsid w:val="004E5B98"/>
    <w:rsid w:val="004E5E96"/>
    <w:rsid w:val="004E5F71"/>
    <w:rsid w:val="004E66FF"/>
    <w:rsid w:val="004E7352"/>
    <w:rsid w:val="004E75A9"/>
    <w:rsid w:val="004E7727"/>
    <w:rsid w:val="004E7FBE"/>
    <w:rsid w:val="004F1858"/>
    <w:rsid w:val="004F363F"/>
    <w:rsid w:val="004F3C6B"/>
    <w:rsid w:val="004F3DD6"/>
    <w:rsid w:val="004F4592"/>
    <w:rsid w:val="004F6DFC"/>
    <w:rsid w:val="00500A48"/>
    <w:rsid w:val="00500AD0"/>
    <w:rsid w:val="005017EB"/>
    <w:rsid w:val="00502032"/>
    <w:rsid w:val="0050227E"/>
    <w:rsid w:val="00502D96"/>
    <w:rsid w:val="005030EB"/>
    <w:rsid w:val="005049DB"/>
    <w:rsid w:val="00505FF2"/>
    <w:rsid w:val="005101DC"/>
    <w:rsid w:val="00510521"/>
    <w:rsid w:val="0051216D"/>
    <w:rsid w:val="00512188"/>
    <w:rsid w:val="00512E37"/>
    <w:rsid w:val="00513312"/>
    <w:rsid w:val="00513C74"/>
    <w:rsid w:val="00515D07"/>
    <w:rsid w:val="005174AC"/>
    <w:rsid w:val="00517CAD"/>
    <w:rsid w:val="00521E91"/>
    <w:rsid w:val="005229BE"/>
    <w:rsid w:val="005245CF"/>
    <w:rsid w:val="00524E51"/>
    <w:rsid w:val="005259E5"/>
    <w:rsid w:val="00525C70"/>
    <w:rsid w:val="00526288"/>
    <w:rsid w:val="005263E3"/>
    <w:rsid w:val="00526523"/>
    <w:rsid w:val="005307CE"/>
    <w:rsid w:val="00530C4B"/>
    <w:rsid w:val="00530E4D"/>
    <w:rsid w:val="00531221"/>
    <w:rsid w:val="005330A2"/>
    <w:rsid w:val="0053319E"/>
    <w:rsid w:val="00533D84"/>
    <w:rsid w:val="0053460A"/>
    <w:rsid w:val="00536343"/>
    <w:rsid w:val="005369E2"/>
    <w:rsid w:val="005376AF"/>
    <w:rsid w:val="005376C0"/>
    <w:rsid w:val="0053775C"/>
    <w:rsid w:val="0053784D"/>
    <w:rsid w:val="005444A6"/>
    <w:rsid w:val="005448DC"/>
    <w:rsid w:val="00544F10"/>
    <w:rsid w:val="0054789E"/>
    <w:rsid w:val="005500E9"/>
    <w:rsid w:val="005502B8"/>
    <w:rsid w:val="00551791"/>
    <w:rsid w:val="00553733"/>
    <w:rsid w:val="00553782"/>
    <w:rsid w:val="00554071"/>
    <w:rsid w:val="00554570"/>
    <w:rsid w:val="00555559"/>
    <w:rsid w:val="00556995"/>
    <w:rsid w:val="0055706F"/>
    <w:rsid w:val="00557179"/>
    <w:rsid w:val="0056039D"/>
    <w:rsid w:val="005619CC"/>
    <w:rsid w:val="00562A57"/>
    <w:rsid w:val="0056368A"/>
    <w:rsid w:val="00563B93"/>
    <w:rsid w:val="00565A87"/>
    <w:rsid w:val="005670F5"/>
    <w:rsid w:val="00567104"/>
    <w:rsid w:val="0057093E"/>
    <w:rsid w:val="00571B57"/>
    <w:rsid w:val="00573291"/>
    <w:rsid w:val="0057413D"/>
    <w:rsid w:val="005759E9"/>
    <w:rsid w:val="00575CCC"/>
    <w:rsid w:val="00576FEB"/>
    <w:rsid w:val="00580B07"/>
    <w:rsid w:val="00581C01"/>
    <w:rsid w:val="00581ED7"/>
    <w:rsid w:val="00582A9F"/>
    <w:rsid w:val="005832C0"/>
    <w:rsid w:val="00583E8A"/>
    <w:rsid w:val="00583FF6"/>
    <w:rsid w:val="0058478A"/>
    <w:rsid w:val="0058763E"/>
    <w:rsid w:val="00587E30"/>
    <w:rsid w:val="005905E9"/>
    <w:rsid w:val="00591063"/>
    <w:rsid w:val="00592A18"/>
    <w:rsid w:val="00592F8D"/>
    <w:rsid w:val="005933E5"/>
    <w:rsid w:val="005940AE"/>
    <w:rsid w:val="005944E7"/>
    <w:rsid w:val="0059575A"/>
    <w:rsid w:val="00596FD3"/>
    <w:rsid w:val="00597AFD"/>
    <w:rsid w:val="00597EC1"/>
    <w:rsid w:val="005A01BE"/>
    <w:rsid w:val="005A3334"/>
    <w:rsid w:val="005A6A0B"/>
    <w:rsid w:val="005B0846"/>
    <w:rsid w:val="005B15C0"/>
    <w:rsid w:val="005B1F76"/>
    <w:rsid w:val="005B2467"/>
    <w:rsid w:val="005B3AA2"/>
    <w:rsid w:val="005B3BA6"/>
    <w:rsid w:val="005B4FB1"/>
    <w:rsid w:val="005B5A3F"/>
    <w:rsid w:val="005B6732"/>
    <w:rsid w:val="005B70E7"/>
    <w:rsid w:val="005C0F8A"/>
    <w:rsid w:val="005C1DC9"/>
    <w:rsid w:val="005C23F1"/>
    <w:rsid w:val="005C3966"/>
    <w:rsid w:val="005C44CD"/>
    <w:rsid w:val="005C7E6C"/>
    <w:rsid w:val="005D02F5"/>
    <w:rsid w:val="005D1AD4"/>
    <w:rsid w:val="005D2551"/>
    <w:rsid w:val="005D2565"/>
    <w:rsid w:val="005D53B6"/>
    <w:rsid w:val="005D6A43"/>
    <w:rsid w:val="005E0268"/>
    <w:rsid w:val="005E033E"/>
    <w:rsid w:val="005E39C4"/>
    <w:rsid w:val="005E4679"/>
    <w:rsid w:val="005E46FF"/>
    <w:rsid w:val="005E49C9"/>
    <w:rsid w:val="005E4F8F"/>
    <w:rsid w:val="005F00C2"/>
    <w:rsid w:val="005F0247"/>
    <w:rsid w:val="005F0CD4"/>
    <w:rsid w:val="005F1FBE"/>
    <w:rsid w:val="005F2BD5"/>
    <w:rsid w:val="005F355D"/>
    <w:rsid w:val="005F496B"/>
    <w:rsid w:val="005F763B"/>
    <w:rsid w:val="005F7E3B"/>
    <w:rsid w:val="005F7EFA"/>
    <w:rsid w:val="00600739"/>
    <w:rsid w:val="006007DD"/>
    <w:rsid w:val="00603137"/>
    <w:rsid w:val="00603787"/>
    <w:rsid w:val="00603BF1"/>
    <w:rsid w:val="00605243"/>
    <w:rsid w:val="00605529"/>
    <w:rsid w:val="006063C9"/>
    <w:rsid w:val="00607ACE"/>
    <w:rsid w:val="00612282"/>
    <w:rsid w:val="00612E84"/>
    <w:rsid w:val="006146C0"/>
    <w:rsid w:val="00614CE2"/>
    <w:rsid w:val="00615D19"/>
    <w:rsid w:val="00616D7B"/>
    <w:rsid w:val="00617678"/>
    <w:rsid w:val="006176A5"/>
    <w:rsid w:val="00620EFD"/>
    <w:rsid w:val="00621ED2"/>
    <w:rsid w:val="00622AB5"/>
    <w:rsid w:val="00623D9B"/>
    <w:rsid w:val="00625025"/>
    <w:rsid w:val="00625852"/>
    <w:rsid w:val="00627404"/>
    <w:rsid w:val="00630E05"/>
    <w:rsid w:val="006322A1"/>
    <w:rsid w:val="00632FED"/>
    <w:rsid w:val="0063399A"/>
    <w:rsid w:val="00634091"/>
    <w:rsid w:val="006359AA"/>
    <w:rsid w:val="00636201"/>
    <w:rsid w:val="006368A1"/>
    <w:rsid w:val="006374E7"/>
    <w:rsid w:val="00641466"/>
    <w:rsid w:val="00641786"/>
    <w:rsid w:val="00641A4E"/>
    <w:rsid w:val="00645C67"/>
    <w:rsid w:val="00645CAA"/>
    <w:rsid w:val="00646D0F"/>
    <w:rsid w:val="0065074B"/>
    <w:rsid w:val="00651886"/>
    <w:rsid w:val="006523DF"/>
    <w:rsid w:val="00652592"/>
    <w:rsid w:val="006540B4"/>
    <w:rsid w:val="00654F82"/>
    <w:rsid w:val="0065557C"/>
    <w:rsid w:val="006565FB"/>
    <w:rsid w:val="00660F12"/>
    <w:rsid w:val="00662FA0"/>
    <w:rsid w:val="0066398A"/>
    <w:rsid w:val="00663A31"/>
    <w:rsid w:val="00663AC8"/>
    <w:rsid w:val="0066549F"/>
    <w:rsid w:val="00666485"/>
    <w:rsid w:val="00666C40"/>
    <w:rsid w:val="00667608"/>
    <w:rsid w:val="0067002D"/>
    <w:rsid w:val="00673B8E"/>
    <w:rsid w:val="00673E68"/>
    <w:rsid w:val="00673ED4"/>
    <w:rsid w:val="006743D8"/>
    <w:rsid w:val="00674BD9"/>
    <w:rsid w:val="00676212"/>
    <w:rsid w:val="006773BE"/>
    <w:rsid w:val="00677F28"/>
    <w:rsid w:val="006812C2"/>
    <w:rsid w:val="0068139D"/>
    <w:rsid w:val="00681522"/>
    <w:rsid w:val="00681562"/>
    <w:rsid w:val="00683260"/>
    <w:rsid w:val="00684870"/>
    <w:rsid w:val="00684EF2"/>
    <w:rsid w:val="00685382"/>
    <w:rsid w:val="00685A66"/>
    <w:rsid w:val="006866CF"/>
    <w:rsid w:val="00686999"/>
    <w:rsid w:val="00686AD6"/>
    <w:rsid w:val="0068712E"/>
    <w:rsid w:val="00687185"/>
    <w:rsid w:val="0069188E"/>
    <w:rsid w:val="00692244"/>
    <w:rsid w:val="00693749"/>
    <w:rsid w:val="006938F5"/>
    <w:rsid w:val="006A032B"/>
    <w:rsid w:val="006A07C0"/>
    <w:rsid w:val="006A16D3"/>
    <w:rsid w:val="006A2B6D"/>
    <w:rsid w:val="006A2C9B"/>
    <w:rsid w:val="006A3097"/>
    <w:rsid w:val="006A33C9"/>
    <w:rsid w:val="006A33F6"/>
    <w:rsid w:val="006A49F4"/>
    <w:rsid w:val="006A4F37"/>
    <w:rsid w:val="006A5E64"/>
    <w:rsid w:val="006A624A"/>
    <w:rsid w:val="006A63AE"/>
    <w:rsid w:val="006A6B02"/>
    <w:rsid w:val="006A7D64"/>
    <w:rsid w:val="006B1991"/>
    <w:rsid w:val="006B27B9"/>
    <w:rsid w:val="006B2FE6"/>
    <w:rsid w:val="006B3BCD"/>
    <w:rsid w:val="006B4FA1"/>
    <w:rsid w:val="006B7FA3"/>
    <w:rsid w:val="006B7FA4"/>
    <w:rsid w:val="006C05E7"/>
    <w:rsid w:val="006C0B06"/>
    <w:rsid w:val="006C103F"/>
    <w:rsid w:val="006C1404"/>
    <w:rsid w:val="006C1907"/>
    <w:rsid w:val="006C31DC"/>
    <w:rsid w:val="006C39D7"/>
    <w:rsid w:val="006C3CB7"/>
    <w:rsid w:val="006C6620"/>
    <w:rsid w:val="006C68D6"/>
    <w:rsid w:val="006C6BF6"/>
    <w:rsid w:val="006D2210"/>
    <w:rsid w:val="006D25B5"/>
    <w:rsid w:val="006D273D"/>
    <w:rsid w:val="006D66A3"/>
    <w:rsid w:val="006D6974"/>
    <w:rsid w:val="006D7279"/>
    <w:rsid w:val="006D7E39"/>
    <w:rsid w:val="006E0D87"/>
    <w:rsid w:val="006E1747"/>
    <w:rsid w:val="006E2EC3"/>
    <w:rsid w:val="006E4AFB"/>
    <w:rsid w:val="006E6842"/>
    <w:rsid w:val="006E7F26"/>
    <w:rsid w:val="006F0421"/>
    <w:rsid w:val="006F0CA1"/>
    <w:rsid w:val="006F28DF"/>
    <w:rsid w:val="006F2FEA"/>
    <w:rsid w:val="006F3051"/>
    <w:rsid w:val="006F38EE"/>
    <w:rsid w:val="006F3A3D"/>
    <w:rsid w:val="006F3C51"/>
    <w:rsid w:val="006F527D"/>
    <w:rsid w:val="006F6B65"/>
    <w:rsid w:val="006F6DFA"/>
    <w:rsid w:val="006F759F"/>
    <w:rsid w:val="0070029F"/>
    <w:rsid w:val="007004D8"/>
    <w:rsid w:val="00700849"/>
    <w:rsid w:val="007009B1"/>
    <w:rsid w:val="00701427"/>
    <w:rsid w:val="007017B5"/>
    <w:rsid w:val="00701ED0"/>
    <w:rsid w:val="007020AF"/>
    <w:rsid w:val="00702360"/>
    <w:rsid w:val="0070304F"/>
    <w:rsid w:val="00703CFE"/>
    <w:rsid w:val="007055E7"/>
    <w:rsid w:val="00706A2D"/>
    <w:rsid w:val="007079CE"/>
    <w:rsid w:val="00707B8E"/>
    <w:rsid w:val="00711278"/>
    <w:rsid w:val="007114B3"/>
    <w:rsid w:val="00711B5A"/>
    <w:rsid w:val="00711F98"/>
    <w:rsid w:val="00713F48"/>
    <w:rsid w:val="00713F69"/>
    <w:rsid w:val="00714771"/>
    <w:rsid w:val="007168B8"/>
    <w:rsid w:val="00716D90"/>
    <w:rsid w:val="007177A2"/>
    <w:rsid w:val="00720A7C"/>
    <w:rsid w:val="007242BC"/>
    <w:rsid w:val="007244B5"/>
    <w:rsid w:val="007253F7"/>
    <w:rsid w:val="007256AA"/>
    <w:rsid w:val="007267DD"/>
    <w:rsid w:val="007275E8"/>
    <w:rsid w:val="00727620"/>
    <w:rsid w:val="0073171F"/>
    <w:rsid w:val="00731A53"/>
    <w:rsid w:val="00732129"/>
    <w:rsid w:val="007321B4"/>
    <w:rsid w:val="0073230F"/>
    <w:rsid w:val="007331CE"/>
    <w:rsid w:val="0073333A"/>
    <w:rsid w:val="00734797"/>
    <w:rsid w:val="0073528E"/>
    <w:rsid w:val="00740F30"/>
    <w:rsid w:val="007421B5"/>
    <w:rsid w:val="0074298E"/>
    <w:rsid w:val="00744883"/>
    <w:rsid w:val="00744D1E"/>
    <w:rsid w:val="007472D5"/>
    <w:rsid w:val="00747A14"/>
    <w:rsid w:val="0075037C"/>
    <w:rsid w:val="00750C8A"/>
    <w:rsid w:val="0075170D"/>
    <w:rsid w:val="00751AD8"/>
    <w:rsid w:val="007534FA"/>
    <w:rsid w:val="00753542"/>
    <w:rsid w:val="00753D28"/>
    <w:rsid w:val="00754144"/>
    <w:rsid w:val="00755505"/>
    <w:rsid w:val="00756394"/>
    <w:rsid w:val="00757EE7"/>
    <w:rsid w:val="00760FE9"/>
    <w:rsid w:val="00762403"/>
    <w:rsid w:val="00762711"/>
    <w:rsid w:val="00762CB8"/>
    <w:rsid w:val="007633B3"/>
    <w:rsid w:val="007636B9"/>
    <w:rsid w:val="00763A1E"/>
    <w:rsid w:val="00763EE7"/>
    <w:rsid w:val="00763F1A"/>
    <w:rsid w:val="00763F94"/>
    <w:rsid w:val="00766DD3"/>
    <w:rsid w:val="007670D1"/>
    <w:rsid w:val="00770218"/>
    <w:rsid w:val="0077048B"/>
    <w:rsid w:val="00770C82"/>
    <w:rsid w:val="007712CB"/>
    <w:rsid w:val="00773CDA"/>
    <w:rsid w:val="007745D6"/>
    <w:rsid w:val="00774829"/>
    <w:rsid w:val="00774FEA"/>
    <w:rsid w:val="00775171"/>
    <w:rsid w:val="007753DB"/>
    <w:rsid w:val="007770A0"/>
    <w:rsid w:val="007771DC"/>
    <w:rsid w:val="0078268B"/>
    <w:rsid w:val="00782DA6"/>
    <w:rsid w:val="00783CC5"/>
    <w:rsid w:val="0078484B"/>
    <w:rsid w:val="007855F1"/>
    <w:rsid w:val="0078666E"/>
    <w:rsid w:val="007868BA"/>
    <w:rsid w:val="00786D4F"/>
    <w:rsid w:val="0078790F"/>
    <w:rsid w:val="00791870"/>
    <w:rsid w:val="00791D16"/>
    <w:rsid w:val="007928BE"/>
    <w:rsid w:val="007934ED"/>
    <w:rsid w:val="0079355A"/>
    <w:rsid w:val="007937AF"/>
    <w:rsid w:val="00793B1D"/>
    <w:rsid w:val="0079462C"/>
    <w:rsid w:val="00794C86"/>
    <w:rsid w:val="00795BF5"/>
    <w:rsid w:val="00796059"/>
    <w:rsid w:val="00796D57"/>
    <w:rsid w:val="00797BB5"/>
    <w:rsid w:val="007A0623"/>
    <w:rsid w:val="007A1742"/>
    <w:rsid w:val="007A28FC"/>
    <w:rsid w:val="007A2AB0"/>
    <w:rsid w:val="007A2C0F"/>
    <w:rsid w:val="007A34D9"/>
    <w:rsid w:val="007A3EB4"/>
    <w:rsid w:val="007A6724"/>
    <w:rsid w:val="007B13A8"/>
    <w:rsid w:val="007B29AA"/>
    <w:rsid w:val="007B2CAE"/>
    <w:rsid w:val="007B3EAB"/>
    <w:rsid w:val="007B4A25"/>
    <w:rsid w:val="007B4B35"/>
    <w:rsid w:val="007B52B9"/>
    <w:rsid w:val="007B60C6"/>
    <w:rsid w:val="007B66A9"/>
    <w:rsid w:val="007B6D23"/>
    <w:rsid w:val="007B7EA5"/>
    <w:rsid w:val="007C38EF"/>
    <w:rsid w:val="007C42BC"/>
    <w:rsid w:val="007C4D74"/>
    <w:rsid w:val="007C4DF0"/>
    <w:rsid w:val="007C73C2"/>
    <w:rsid w:val="007C796A"/>
    <w:rsid w:val="007D00C3"/>
    <w:rsid w:val="007D0483"/>
    <w:rsid w:val="007D1835"/>
    <w:rsid w:val="007D514A"/>
    <w:rsid w:val="007D5910"/>
    <w:rsid w:val="007D5C5D"/>
    <w:rsid w:val="007D6082"/>
    <w:rsid w:val="007E0255"/>
    <w:rsid w:val="007E030F"/>
    <w:rsid w:val="007E1F60"/>
    <w:rsid w:val="007E41B6"/>
    <w:rsid w:val="007E470E"/>
    <w:rsid w:val="007E5930"/>
    <w:rsid w:val="007E79F9"/>
    <w:rsid w:val="007F095A"/>
    <w:rsid w:val="007F0AE8"/>
    <w:rsid w:val="007F2E18"/>
    <w:rsid w:val="007F3280"/>
    <w:rsid w:val="007F4CFD"/>
    <w:rsid w:val="007F5112"/>
    <w:rsid w:val="007F6303"/>
    <w:rsid w:val="007F6CCF"/>
    <w:rsid w:val="00800AA8"/>
    <w:rsid w:val="00800CCF"/>
    <w:rsid w:val="00800D14"/>
    <w:rsid w:val="008021DD"/>
    <w:rsid w:val="008022F4"/>
    <w:rsid w:val="00802862"/>
    <w:rsid w:val="008028B9"/>
    <w:rsid w:val="0080380D"/>
    <w:rsid w:val="0080450C"/>
    <w:rsid w:val="00805B57"/>
    <w:rsid w:val="00807ACA"/>
    <w:rsid w:val="00807F9E"/>
    <w:rsid w:val="00810F9E"/>
    <w:rsid w:val="00811474"/>
    <w:rsid w:val="00812037"/>
    <w:rsid w:val="0081239A"/>
    <w:rsid w:val="00816252"/>
    <w:rsid w:val="008162F6"/>
    <w:rsid w:val="00821AD0"/>
    <w:rsid w:val="00821C7D"/>
    <w:rsid w:val="0082685F"/>
    <w:rsid w:val="008268C1"/>
    <w:rsid w:val="008329A5"/>
    <w:rsid w:val="0083357A"/>
    <w:rsid w:val="00833E2F"/>
    <w:rsid w:val="008400B2"/>
    <w:rsid w:val="00840119"/>
    <w:rsid w:val="008418DC"/>
    <w:rsid w:val="00843A85"/>
    <w:rsid w:val="00844673"/>
    <w:rsid w:val="00845468"/>
    <w:rsid w:val="00846BA1"/>
    <w:rsid w:val="00847706"/>
    <w:rsid w:val="008477E9"/>
    <w:rsid w:val="00850056"/>
    <w:rsid w:val="008500D5"/>
    <w:rsid w:val="00850567"/>
    <w:rsid w:val="008511C5"/>
    <w:rsid w:val="00852CED"/>
    <w:rsid w:val="00853AB3"/>
    <w:rsid w:val="008540D3"/>
    <w:rsid w:val="008553F4"/>
    <w:rsid w:val="00855938"/>
    <w:rsid w:val="00855E47"/>
    <w:rsid w:val="00856695"/>
    <w:rsid w:val="00857E59"/>
    <w:rsid w:val="00861047"/>
    <w:rsid w:val="008635FB"/>
    <w:rsid w:val="00863FC4"/>
    <w:rsid w:val="0086691B"/>
    <w:rsid w:val="00866A9E"/>
    <w:rsid w:val="00867BC7"/>
    <w:rsid w:val="00867D30"/>
    <w:rsid w:val="008703D7"/>
    <w:rsid w:val="00870E60"/>
    <w:rsid w:val="00871F7A"/>
    <w:rsid w:val="00873CF8"/>
    <w:rsid w:val="008747F9"/>
    <w:rsid w:val="0087537F"/>
    <w:rsid w:val="00875C85"/>
    <w:rsid w:val="0087616C"/>
    <w:rsid w:val="00881C48"/>
    <w:rsid w:val="00882491"/>
    <w:rsid w:val="0088261C"/>
    <w:rsid w:val="00883F10"/>
    <w:rsid w:val="00885077"/>
    <w:rsid w:val="008865CB"/>
    <w:rsid w:val="008867E3"/>
    <w:rsid w:val="008871F2"/>
    <w:rsid w:val="00887A20"/>
    <w:rsid w:val="00887C1A"/>
    <w:rsid w:val="00887E59"/>
    <w:rsid w:val="0089026D"/>
    <w:rsid w:val="008918B0"/>
    <w:rsid w:val="00891BF4"/>
    <w:rsid w:val="0089291E"/>
    <w:rsid w:val="00892F42"/>
    <w:rsid w:val="00893228"/>
    <w:rsid w:val="008939E9"/>
    <w:rsid w:val="00893C38"/>
    <w:rsid w:val="0089529B"/>
    <w:rsid w:val="0089568B"/>
    <w:rsid w:val="00895B2C"/>
    <w:rsid w:val="00895EB9"/>
    <w:rsid w:val="0089628C"/>
    <w:rsid w:val="008962BB"/>
    <w:rsid w:val="00896677"/>
    <w:rsid w:val="00897960"/>
    <w:rsid w:val="00897BCA"/>
    <w:rsid w:val="008A0FC7"/>
    <w:rsid w:val="008A3923"/>
    <w:rsid w:val="008A3A87"/>
    <w:rsid w:val="008A42C3"/>
    <w:rsid w:val="008A5D1D"/>
    <w:rsid w:val="008A78EC"/>
    <w:rsid w:val="008A7C83"/>
    <w:rsid w:val="008B0543"/>
    <w:rsid w:val="008B126E"/>
    <w:rsid w:val="008B1AA5"/>
    <w:rsid w:val="008B1CC5"/>
    <w:rsid w:val="008B25A2"/>
    <w:rsid w:val="008B3280"/>
    <w:rsid w:val="008B338F"/>
    <w:rsid w:val="008B447B"/>
    <w:rsid w:val="008B4586"/>
    <w:rsid w:val="008B4A7A"/>
    <w:rsid w:val="008B7343"/>
    <w:rsid w:val="008C0464"/>
    <w:rsid w:val="008C185C"/>
    <w:rsid w:val="008C20F8"/>
    <w:rsid w:val="008C3D3E"/>
    <w:rsid w:val="008C59F2"/>
    <w:rsid w:val="008D1F91"/>
    <w:rsid w:val="008D2672"/>
    <w:rsid w:val="008D4852"/>
    <w:rsid w:val="008D5ECF"/>
    <w:rsid w:val="008D6AB9"/>
    <w:rsid w:val="008E009D"/>
    <w:rsid w:val="008E0158"/>
    <w:rsid w:val="008E0648"/>
    <w:rsid w:val="008E10D9"/>
    <w:rsid w:val="008E18B6"/>
    <w:rsid w:val="008E190B"/>
    <w:rsid w:val="008E2B68"/>
    <w:rsid w:val="008E2F96"/>
    <w:rsid w:val="008E4B1A"/>
    <w:rsid w:val="008E4FC5"/>
    <w:rsid w:val="008E73E3"/>
    <w:rsid w:val="008E7C5E"/>
    <w:rsid w:val="008F0FC6"/>
    <w:rsid w:val="008F1344"/>
    <w:rsid w:val="008F19CC"/>
    <w:rsid w:val="008F3159"/>
    <w:rsid w:val="008F3F72"/>
    <w:rsid w:val="008F63F3"/>
    <w:rsid w:val="008F6613"/>
    <w:rsid w:val="008F7C83"/>
    <w:rsid w:val="009007F6"/>
    <w:rsid w:val="00901672"/>
    <w:rsid w:val="0090232B"/>
    <w:rsid w:val="0090247F"/>
    <w:rsid w:val="009033C5"/>
    <w:rsid w:val="0090428A"/>
    <w:rsid w:val="00904A7D"/>
    <w:rsid w:val="00904AB9"/>
    <w:rsid w:val="009052F1"/>
    <w:rsid w:val="0090595B"/>
    <w:rsid w:val="00905F5E"/>
    <w:rsid w:val="00906526"/>
    <w:rsid w:val="00910D6E"/>
    <w:rsid w:val="00911283"/>
    <w:rsid w:val="0091279B"/>
    <w:rsid w:val="00914183"/>
    <w:rsid w:val="00915E01"/>
    <w:rsid w:val="00916A61"/>
    <w:rsid w:val="0091791B"/>
    <w:rsid w:val="009201F4"/>
    <w:rsid w:val="0092145E"/>
    <w:rsid w:val="009214EE"/>
    <w:rsid w:val="00922167"/>
    <w:rsid w:val="0092283F"/>
    <w:rsid w:val="009234DE"/>
    <w:rsid w:val="0092365B"/>
    <w:rsid w:val="009250E7"/>
    <w:rsid w:val="00926F8F"/>
    <w:rsid w:val="00927DAE"/>
    <w:rsid w:val="00930511"/>
    <w:rsid w:val="00930F50"/>
    <w:rsid w:val="00932D22"/>
    <w:rsid w:val="00933024"/>
    <w:rsid w:val="00933E1E"/>
    <w:rsid w:val="00937DE9"/>
    <w:rsid w:val="00941308"/>
    <w:rsid w:val="00941DE4"/>
    <w:rsid w:val="00942BC6"/>
    <w:rsid w:val="00943D27"/>
    <w:rsid w:val="009460E1"/>
    <w:rsid w:val="00946588"/>
    <w:rsid w:val="009476DC"/>
    <w:rsid w:val="00950874"/>
    <w:rsid w:val="00950C4E"/>
    <w:rsid w:val="00952607"/>
    <w:rsid w:val="00952625"/>
    <w:rsid w:val="00955808"/>
    <w:rsid w:val="009565A5"/>
    <w:rsid w:val="009615D9"/>
    <w:rsid w:val="00961B99"/>
    <w:rsid w:val="00964A45"/>
    <w:rsid w:val="0096518D"/>
    <w:rsid w:val="009651CA"/>
    <w:rsid w:val="009665D1"/>
    <w:rsid w:val="009668A1"/>
    <w:rsid w:val="00967A87"/>
    <w:rsid w:val="00967BC4"/>
    <w:rsid w:val="009700A5"/>
    <w:rsid w:val="009729F2"/>
    <w:rsid w:val="00974307"/>
    <w:rsid w:val="009745C1"/>
    <w:rsid w:val="00974729"/>
    <w:rsid w:val="00974804"/>
    <w:rsid w:val="00976567"/>
    <w:rsid w:val="00977417"/>
    <w:rsid w:val="0097779E"/>
    <w:rsid w:val="0097781F"/>
    <w:rsid w:val="00977E85"/>
    <w:rsid w:val="009805DF"/>
    <w:rsid w:val="00980B51"/>
    <w:rsid w:val="00981BDB"/>
    <w:rsid w:val="00981C83"/>
    <w:rsid w:val="009822BB"/>
    <w:rsid w:val="009844F3"/>
    <w:rsid w:val="00984781"/>
    <w:rsid w:val="0098549E"/>
    <w:rsid w:val="00985800"/>
    <w:rsid w:val="00986B68"/>
    <w:rsid w:val="009877AC"/>
    <w:rsid w:val="00987EBD"/>
    <w:rsid w:val="00991648"/>
    <w:rsid w:val="009916DE"/>
    <w:rsid w:val="00991DD0"/>
    <w:rsid w:val="00992A34"/>
    <w:rsid w:val="00992DFF"/>
    <w:rsid w:val="0099372C"/>
    <w:rsid w:val="0099394E"/>
    <w:rsid w:val="00993DC0"/>
    <w:rsid w:val="0099500F"/>
    <w:rsid w:val="009A0B7A"/>
    <w:rsid w:val="009A1319"/>
    <w:rsid w:val="009A4D28"/>
    <w:rsid w:val="009A5C57"/>
    <w:rsid w:val="009A6289"/>
    <w:rsid w:val="009A7972"/>
    <w:rsid w:val="009A7F07"/>
    <w:rsid w:val="009A7FE7"/>
    <w:rsid w:val="009B0E65"/>
    <w:rsid w:val="009B18CB"/>
    <w:rsid w:val="009B781F"/>
    <w:rsid w:val="009C034E"/>
    <w:rsid w:val="009C03E0"/>
    <w:rsid w:val="009C4BAB"/>
    <w:rsid w:val="009C6BF3"/>
    <w:rsid w:val="009C7501"/>
    <w:rsid w:val="009D1451"/>
    <w:rsid w:val="009D5157"/>
    <w:rsid w:val="009D57ED"/>
    <w:rsid w:val="009D5CF7"/>
    <w:rsid w:val="009D609D"/>
    <w:rsid w:val="009D6D07"/>
    <w:rsid w:val="009D71EF"/>
    <w:rsid w:val="009D74E0"/>
    <w:rsid w:val="009D7B32"/>
    <w:rsid w:val="009D7F2C"/>
    <w:rsid w:val="009E1B2A"/>
    <w:rsid w:val="009E1CFD"/>
    <w:rsid w:val="009E1EEB"/>
    <w:rsid w:val="009E38BB"/>
    <w:rsid w:val="009E40B2"/>
    <w:rsid w:val="009E4A19"/>
    <w:rsid w:val="009E4FC8"/>
    <w:rsid w:val="009E588E"/>
    <w:rsid w:val="009E5BE8"/>
    <w:rsid w:val="009E62CC"/>
    <w:rsid w:val="009E7252"/>
    <w:rsid w:val="009F0426"/>
    <w:rsid w:val="009F124F"/>
    <w:rsid w:val="009F1548"/>
    <w:rsid w:val="009F213D"/>
    <w:rsid w:val="009F31FB"/>
    <w:rsid w:val="009F4BE7"/>
    <w:rsid w:val="009F5B7D"/>
    <w:rsid w:val="009F67E8"/>
    <w:rsid w:val="00A00C61"/>
    <w:rsid w:val="00A036FC"/>
    <w:rsid w:val="00A03944"/>
    <w:rsid w:val="00A0439D"/>
    <w:rsid w:val="00A04879"/>
    <w:rsid w:val="00A057F3"/>
    <w:rsid w:val="00A05802"/>
    <w:rsid w:val="00A06343"/>
    <w:rsid w:val="00A068CB"/>
    <w:rsid w:val="00A079F9"/>
    <w:rsid w:val="00A108F3"/>
    <w:rsid w:val="00A10D96"/>
    <w:rsid w:val="00A12DB9"/>
    <w:rsid w:val="00A1306F"/>
    <w:rsid w:val="00A13DE9"/>
    <w:rsid w:val="00A13FF4"/>
    <w:rsid w:val="00A14138"/>
    <w:rsid w:val="00A15626"/>
    <w:rsid w:val="00A168E8"/>
    <w:rsid w:val="00A17597"/>
    <w:rsid w:val="00A1765E"/>
    <w:rsid w:val="00A176AB"/>
    <w:rsid w:val="00A20FDA"/>
    <w:rsid w:val="00A237C3"/>
    <w:rsid w:val="00A23C91"/>
    <w:rsid w:val="00A253B9"/>
    <w:rsid w:val="00A319B0"/>
    <w:rsid w:val="00A322A0"/>
    <w:rsid w:val="00A3388C"/>
    <w:rsid w:val="00A33CB5"/>
    <w:rsid w:val="00A347DA"/>
    <w:rsid w:val="00A34B0A"/>
    <w:rsid w:val="00A35664"/>
    <w:rsid w:val="00A35C4B"/>
    <w:rsid w:val="00A36362"/>
    <w:rsid w:val="00A36D7E"/>
    <w:rsid w:val="00A406B1"/>
    <w:rsid w:val="00A40A0F"/>
    <w:rsid w:val="00A40AF9"/>
    <w:rsid w:val="00A42E71"/>
    <w:rsid w:val="00A42EF1"/>
    <w:rsid w:val="00A439D1"/>
    <w:rsid w:val="00A4402A"/>
    <w:rsid w:val="00A456BA"/>
    <w:rsid w:val="00A51487"/>
    <w:rsid w:val="00A526FB"/>
    <w:rsid w:val="00A5466D"/>
    <w:rsid w:val="00A54976"/>
    <w:rsid w:val="00A55426"/>
    <w:rsid w:val="00A5577D"/>
    <w:rsid w:val="00A56F98"/>
    <w:rsid w:val="00A60547"/>
    <w:rsid w:val="00A61BAC"/>
    <w:rsid w:val="00A624F9"/>
    <w:rsid w:val="00A62BAE"/>
    <w:rsid w:val="00A62D94"/>
    <w:rsid w:val="00A6382F"/>
    <w:rsid w:val="00A64A39"/>
    <w:rsid w:val="00A6548D"/>
    <w:rsid w:val="00A669B5"/>
    <w:rsid w:val="00A67348"/>
    <w:rsid w:val="00A70A40"/>
    <w:rsid w:val="00A70EA9"/>
    <w:rsid w:val="00A71DEA"/>
    <w:rsid w:val="00A72FAA"/>
    <w:rsid w:val="00A736C4"/>
    <w:rsid w:val="00A739D3"/>
    <w:rsid w:val="00A73AF4"/>
    <w:rsid w:val="00A747CB"/>
    <w:rsid w:val="00A75465"/>
    <w:rsid w:val="00A758A6"/>
    <w:rsid w:val="00A75985"/>
    <w:rsid w:val="00A76E53"/>
    <w:rsid w:val="00A770D9"/>
    <w:rsid w:val="00A77330"/>
    <w:rsid w:val="00A80166"/>
    <w:rsid w:val="00A80AB5"/>
    <w:rsid w:val="00A84081"/>
    <w:rsid w:val="00A84BE9"/>
    <w:rsid w:val="00A84BFE"/>
    <w:rsid w:val="00A86060"/>
    <w:rsid w:val="00A868D9"/>
    <w:rsid w:val="00A90064"/>
    <w:rsid w:val="00A90324"/>
    <w:rsid w:val="00A92063"/>
    <w:rsid w:val="00A93175"/>
    <w:rsid w:val="00A93E9D"/>
    <w:rsid w:val="00A9401C"/>
    <w:rsid w:val="00A94B60"/>
    <w:rsid w:val="00A95D7A"/>
    <w:rsid w:val="00A96753"/>
    <w:rsid w:val="00A97F60"/>
    <w:rsid w:val="00AA0CA6"/>
    <w:rsid w:val="00AA32F6"/>
    <w:rsid w:val="00AA4BB6"/>
    <w:rsid w:val="00AA54B8"/>
    <w:rsid w:val="00AB042F"/>
    <w:rsid w:val="00AB35F3"/>
    <w:rsid w:val="00AB38DA"/>
    <w:rsid w:val="00AB4322"/>
    <w:rsid w:val="00AB7745"/>
    <w:rsid w:val="00AB7B53"/>
    <w:rsid w:val="00AC2405"/>
    <w:rsid w:val="00AC4420"/>
    <w:rsid w:val="00AC48A9"/>
    <w:rsid w:val="00AC4A8C"/>
    <w:rsid w:val="00AC4DBC"/>
    <w:rsid w:val="00AC6AEC"/>
    <w:rsid w:val="00AC77E4"/>
    <w:rsid w:val="00AD0265"/>
    <w:rsid w:val="00AD166A"/>
    <w:rsid w:val="00AD665D"/>
    <w:rsid w:val="00AD7973"/>
    <w:rsid w:val="00AE07B5"/>
    <w:rsid w:val="00AE0949"/>
    <w:rsid w:val="00AE22CC"/>
    <w:rsid w:val="00AE349F"/>
    <w:rsid w:val="00AE7A6B"/>
    <w:rsid w:val="00AE7ADA"/>
    <w:rsid w:val="00AE7BCD"/>
    <w:rsid w:val="00AF1849"/>
    <w:rsid w:val="00AF1A1E"/>
    <w:rsid w:val="00AF2125"/>
    <w:rsid w:val="00AF2F77"/>
    <w:rsid w:val="00AF35D0"/>
    <w:rsid w:val="00AF4744"/>
    <w:rsid w:val="00AF4E73"/>
    <w:rsid w:val="00AF50DF"/>
    <w:rsid w:val="00AF5836"/>
    <w:rsid w:val="00AF636E"/>
    <w:rsid w:val="00AF69B7"/>
    <w:rsid w:val="00B007FE"/>
    <w:rsid w:val="00B0312F"/>
    <w:rsid w:val="00B0400F"/>
    <w:rsid w:val="00B05D50"/>
    <w:rsid w:val="00B05F2B"/>
    <w:rsid w:val="00B06037"/>
    <w:rsid w:val="00B064FD"/>
    <w:rsid w:val="00B106A5"/>
    <w:rsid w:val="00B112AD"/>
    <w:rsid w:val="00B113FB"/>
    <w:rsid w:val="00B12ACD"/>
    <w:rsid w:val="00B13B88"/>
    <w:rsid w:val="00B14158"/>
    <w:rsid w:val="00B14EA4"/>
    <w:rsid w:val="00B15AAD"/>
    <w:rsid w:val="00B16327"/>
    <w:rsid w:val="00B165FC"/>
    <w:rsid w:val="00B174E2"/>
    <w:rsid w:val="00B17DD6"/>
    <w:rsid w:val="00B203FB"/>
    <w:rsid w:val="00B212EB"/>
    <w:rsid w:val="00B2320B"/>
    <w:rsid w:val="00B27C82"/>
    <w:rsid w:val="00B27CA7"/>
    <w:rsid w:val="00B27DB6"/>
    <w:rsid w:val="00B314A7"/>
    <w:rsid w:val="00B31FB9"/>
    <w:rsid w:val="00B322D8"/>
    <w:rsid w:val="00B3388A"/>
    <w:rsid w:val="00B33979"/>
    <w:rsid w:val="00B343AA"/>
    <w:rsid w:val="00B35BD2"/>
    <w:rsid w:val="00B36346"/>
    <w:rsid w:val="00B36666"/>
    <w:rsid w:val="00B37F39"/>
    <w:rsid w:val="00B37F3F"/>
    <w:rsid w:val="00B41416"/>
    <w:rsid w:val="00B43092"/>
    <w:rsid w:val="00B43A57"/>
    <w:rsid w:val="00B45B9F"/>
    <w:rsid w:val="00B46F89"/>
    <w:rsid w:val="00B47AD4"/>
    <w:rsid w:val="00B47DCB"/>
    <w:rsid w:val="00B50F9D"/>
    <w:rsid w:val="00B52374"/>
    <w:rsid w:val="00B52543"/>
    <w:rsid w:val="00B537DB"/>
    <w:rsid w:val="00B541F2"/>
    <w:rsid w:val="00B575B6"/>
    <w:rsid w:val="00B57B0E"/>
    <w:rsid w:val="00B61152"/>
    <w:rsid w:val="00B6135B"/>
    <w:rsid w:val="00B622F1"/>
    <w:rsid w:val="00B62340"/>
    <w:rsid w:val="00B62EAB"/>
    <w:rsid w:val="00B63CCB"/>
    <w:rsid w:val="00B653C0"/>
    <w:rsid w:val="00B6542D"/>
    <w:rsid w:val="00B65773"/>
    <w:rsid w:val="00B6641D"/>
    <w:rsid w:val="00B66DCA"/>
    <w:rsid w:val="00B7051D"/>
    <w:rsid w:val="00B72294"/>
    <w:rsid w:val="00B73043"/>
    <w:rsid w:val="00B74266"/>
    <w:rsid w:val="00B819DD"/>
    <w:rsid w:val="00B81EB9"/>
    <w:rsid w:val="00B81F52"/>
    <w:rsid w:val="00B8296A"/>
    <w:rsid w:val="00B82C39"/>
    <w:rsid w:val="00B8613F"/>
    <w:rsid w:val="00B86201"/>
    <w:rsid w:val="00B86403"/>
    <w:rsid w:val="00B86790"/>
    <w:rsid w:val="00B86B6D"/>
    <w:rsid w:val="00B87884"/>
    <w:rsid w:val="00B87C3C"/>
    <w:rsid w:val="00B9020E"/>
    <w:rsid w:val="00B90AD0"/>
    <w:rsid w:val="00B91D30"/>
    <w:rsid w:val="00B9221C"/>
    <w:rsid w:val="00B92506"/>
    <w:rsid w:val="00B92BDA"/>
    <w:rsid w:val="00B9420A"/>
    <w:rsid w:val="00B9783B"/>
    <w:rsid w:val="00BA004B"/>
    <w:rsid w:val="00BA0147"/>
    <w:rsid w:val="00BA0BC4"/>
    <w:rsid w:val="00BA1209"/>
    <w:rsid w:val="00BA2E07"/>
    <w:rsid w:val="00BA382D"/>
    <w:rsid w:val="00BA3D8C"/>
    <w:rsid w:val="00BA4749"/>
    <w:rsid w:val="00BA615B"/>
    <w:rsid w:val="00BA61EE"/>
    <w:rsid w:val="00BB006A"/>
    <w:rsid w:val="00BB18FF"/>
    <w:rsid w:val="00BB2D2B"/>
    <w:rsid w:val="00BB3093"/>
    <w:rsid w:val="00BB3418"/>
    <w:rsid w:val="00BB36D7"/>
    <w:rsid w:val="00BB4083"/>
    <w:rsid w:val="00BB4AAF"/>
    <w:rsid w:val="00BB4CAA"/>
    <w:rsid w:val="00BB5460"/>
    <w:rsid w:val="00BB6EF8"/>
    <w:rsid w:val="00BC0C5A"/>
    <w:rsid w:val="00BC1025"/>
    <w:rsid w:val="00BC1284"/>
    <w:rsid w:val="00BC12EB"/>
    <w:rsid w:val="00BC5116"/>
    <w:rsid w:val="00BC52FA"/>
    <w:rsid w:val="00BC6067"/>
    <w:rsid w:val="00BC7B1C"/>
    <w:rsid w:val="00BD0DB7"/>
    <w:rsid w:val="00BD0DC3"/>
    <w:rsid w:val="00BD12A4"/>
    <w:rsid w:val="00BD20E7"/>
    <w:rsid w:val="00BD21AC"/>
    <w:rsid w:val="00BD2CC7"/>
    <w:rsid w:val="00BD605C"/>
    <w:rsid w:val="00BD64F8"/>
    <w:rsid w:val="00BD65A8"/>
    <w:rsid w:val="00BD7215"/>
    <w:rsid w:val="00BE2785"/>
    <w:rsid w:val="00BE2FE7"/>
    <w:rsid w:val="00BE335A"/>
    <w:rsid w:val="00BE4099"/>
    <w:rsid w:val="00BE40B4"/>
    <w:rsid w:val="00BE5C5C"/>
    <w:rsid w:val="00BF0114"/>
    <w:rsid w:val="00BF01DA"/>
    <w:rsid w:val="00BF0550"/>
    <w:rsid w:val="00BF1ACB"/>
    <w:rsid w:val="00BF3C02"/>
    <w:rsid w:val="00BF3E15"/>
    <w:rsid w:val="00BF4A55"/>
    <w:rsid w:val="00BF65BE"/>
    <w:rsid w:val="00BF7BF9"/>
    <w:rsid w:val="00BF7DEA"/>
    <w:rsid w:val="00C005D0"/>
    <w:rsid w:val="00C00A92"/>
    <w:rsid w:val="00C00FF1"/>
    <w:rsid w:val="00C0224F"/>
    <w:rsid w:val="00C03B54"/>
    <w:rsid w:val="00C040EA"/>
    <w:rsid w:val="00C062A1"/>
    <w:rsid w:val="00C064C0"/>
    <w:rsid w:val="00C07E70"/>
    <w:rsid w:val="00C101F8"/>
    <w:rsid w:val="00C104ED"/>
    <w:rsid w:val="00C13B17"/>
    <w:rsid w:val="00C148EA"/>
    <w:rsid w:val="00C171F1"/>
    <w:rsid w:val="00C2031D"/>
    <w:rsid w:val="00C20A85"/>
    <w:rsid w:val="00C24550"/>
    <w:rsid w:val="00C2457F"/>
    <w:rsid w:val="00C27031"/>
    <w:rsid w:val="00C27B6E"/>
    <w:rsid w:val="00C31664"/>
    <w:rsid w:val="00C31EBC"/>
    <w:rsid w:val="00C341CC"/>
    <w:rsid w:val="00C348E5"/>
    <w:rsid w:val="00C3524F"/>
    <w:rsid w:val="00C352A9"/>
    <w:rsid w:val="00C365E0"/>
    <w:rsid w:val="00C36843"/>
    <w:rsid w:val="00C36A06"/>
    <w:rsid w:val="00C36C7A"/>
    <w:rsid w:val="00C36F67"/>
    <w:rsid w:val="00C40E43"/>
    <w:rsid w:val="00C41059"/>
    <w:rsid w:val="00C41479"/>
    <w:rsid w:val="00C42383"/>
    <w:rsid w:val="00C424DE"/>
    <w:rsid w:val="00C42DBD"/>
    <w:rsid w:val="00C442AB"/>
    <w:rsid w:val="00C45BE0"/>
    <w:rsid w:val="00C46373"/>
    <w:rsid w:val="00C46AA5"/>
    <w:rsid w:val="00C52745"/>
    <w:rsid w:val="00C52E6A"/>
    <w:rsid w:val="00C5330F"/>
    <w:rsid w:val="00C548D3"/>
    <w:rsid w:val="00C54DDE"/>
    <w:rsid w:val="00C55ED1"/>
    <w:rsid w:val="00C565E4"/>
    <w:rsid w:val="00C56C4D"/>
    <w:rsid w:val="00C6158E"/>
    <w:rsid w:val="00C61E0E"/>
    <w:rsid w:val="00C62961"/>
    <w:rsid w:val="00C62A2C"/>
    <w:rsid w:val="00C63883"/>
    <w:rsid w:val="00C6426A"/>
    <w:rsid w:val="00C64B14"/>
    <w:rsid w:val="00C650B7"/>
    <w:rsid w:val="00C71106"/>
    <w:rsid w:val="00C712B5"/>
    <w:rsid w:val="00C71D2B"/>
    <w:rsid w:val="00C73092"/>
    <w:rsid w:val="00C73F4A"/>
    <w:rsid w:val="00C7422E"/>
    <w:rsid w:val="00C74E7B"/>
    <w:rsid w:val="00C751BA"/>
    <w:rsid w:val="00C76840"/>
    <w:rsid w:val="00C76F9D"/>
    <w:rsid w:val="00C77B62"/>
    <w:rsid w:val="00C80BBF"/>
    <w:rsid w:val="00C813AC"/>
    <w:rsid w:val="00C818DB"/>
    <w:rsid w:val="00C8202B"/>
    <w:rsid w:val="00C82AF4"/>
    <w:rsid w:val="00C831CB"/>
    <w:rsid w:val="00C8407E"/>
    <w:rsid w:val="00C85215"/>
    <w:rsid w:val="00C8594C"/>
    <w:rsid w:val="00C86DF1"/>
    <w:rsid w:val="00C90449"/>
    <w:rsid w:val="00C90DD9"/>
    <w:rsid w:val="00C9117C"/>
    <w:rsid w:val="00C91341"/>
    <w:rsid w:val="00C91900"/>
    <w:rsid w:val="00C92065"/>
    <w:rsid w:val="00C927CE"/>
    <w:rsid w:val="00C93130"/>
    <w:rsid w:val="00C950A3"/>
    <w:rsid w:val="00C95CDB"/>
    <w:rsid w:val="00C966AE"/>
    <w:rsid w:val="00C9766E"/>
    <w:rsid w:val="00C977B9"/>
    <w:rsid w:val="00C97CAB"/>
    <w:rsid w:val="00C97E4A"/>
    <w:rsid w:val="00CA097A"/>
    <w:rsid w:val="00CA21BC"/>
    <w:rsid w:val="00CA2373"/>
    <w:rsid w:val="00CA2B06"/>
    <w:rsid w:val="00CA2D4B"/>
    <w:rsid w:val="00CA2F52"/>
    <w:rsid w:val="00CA3E4D"/>
    <w:rsid w:val="00CA4D21"/>
    <w:rsid w:val="00CA6967"/>
    <w:rsid w:val="00CA6DA3"/>
    <w:rsid w:val="00CB0EC1"/>
    <w:rsid w:val="00CB1C80"/>
    <w:rsid w:val="00CB2012"/>
    <w:rsid w:val="00CB2263"/>
    <w:rsid w:val="00CB2561"/>
    <w:rsid w:val="00CB28E7"/>
    <w:rsid w:val="00CB3474"/>
    <w:rsid w:val="00CB35E1"/>
    <w:rsid w:val="00CB4350"/>
    <w:rsid w:val="00CB68DC"/>
    <w:rsid w:val="00CC1D53"/>
    <w:rsid w:val="00CC3BDE"/>
    <w:rsid w:val="00CC5A96"/>
    <w:rsid w:val="00CC6B82"/>
    <w:rsid w:val="00CC7369"/>
    <w:rsid w:val="00CC77F9"/>
    <w:rsid w:val="00CC7A24"/>
    <w:rsid w:val="00CD191F"/>
    <w:rsid w:val="00CD1B08"/>
    <w:rsid w:val="00CD4023"/>
    <w:rsid w:val="00CD58BE"/>
    <w:rsid w:val="00CD7D9F"/>
    <w:rsid w:val="00CD7DE4"/>
    <w:rsid w:val="00CE004C"/>
    <w:rsid w:val="00CE22F9"/>
    <w:rsid w:val="00CE40E1"/>
    <w:rsid w:val="00CE4C8B"/>
    <w:rsid w:val="00CE67C6"/>
    <w:rsid w:val="00CE6DF6"/>
    <w:rsid w:val="00CF0C9A"/>
    <w:rsid w:val="00CF1C31"/>
    <w:rsid w:val="00CF2A5D"/>
    <w:rsid w:val="00CF3F07"/>
    <w:rsid w:val="00CF6411"/>
    <w:rsid w:val="00CF641C"/>
    <w:rsid w:val="00CF6A65"/>
    <w:rsid w:val="00CF7013"/>
    <w:rsid w:val="00CF7724"/>
    <w:rsid w:val="00CF79AC"/>
    <w:rsid w:val="00D0074E"/>
    <w:rsid w:val="00D00F6D"/>
    <w:rsid w:val="00D011BC"/>
    <w:rsid w:val="00D016BD"/>
    <w:rsid w:val="00D03100"/>
    <w:rsid w:val="00D031AC"/>
    <w:rsid w:val="00D04C03"/>
    <w:rsid w:val="00D04CEC"/>
    <w:rsid w:val="00D04F03"/>
    <w:rsid w:val="00D05811"/>
    <w:rsid w:val="00D06DDE"/>
    <w:rsid w:val="00D07373"/>
    <w:rsid w:val="00D076F3"/>
    <w:rsid w:val="00D07F3E"/>
    <w:rsid w:val="00D11998"/>
    <w:rsid w:val="00D14116"/>
    <w:rsid w:val="00D14BA8"/>
    <w:rsid w:val="00D15465"/>
    <w:rsid w:val="00D15D72"/>
    <w:rsid w:val="00D1680E"/>
    <w:rsid w:val="00D175C5"/>
    <w:rsid w:val="00D17973"/>
    <w:rsid w:val="00D207B0"/>
    <w:rsid w:val="00D20855"/>
    <w:rsid w:val="00D20EEF"/>
    <w:rsid w:val="00D21AAB"/>
    <w:rsid w:val="00D22398"/>
    <w:rsid w:val="00D23277"/>
    <w:rsid w:val="00D24D84"/>
    <w:rsid w:val="00D25423"/>
    <w:rsid w:val="00D2565F"/>
    <w:rsid w:val="00D25683"/>
    <w:rsid w:val="00D25CA6"/>
    <w:rsid w:val="00D264FE"/>
    <w:rsid w:val="00D26669"/>
    <w:rsid w:val="00D26F25"/>
    <w:rsid w:val="00D2724C"/>
    <w:rsid w:val="00D272B8"/>
    <w:rsid w:val="00D3003C"/>
    <w:rsid w:val="00D304A8"/>
    <w:rsid w:val="00D30DDB"/>
    <w:rsid w:val="00D32534"/>
    <w:rsid w:val="00D334D3"/>
    <w:rsid w:val="00D338D4"/>
    <w:rsid w:val="00D359DF"/>
    <w:rsid w:val="00D40D58"/>
    <w:rsid w:val="00D41B60"/>
    <w:rsid w:val="00D441C0"/>
    <w:rsid w:val="00D45053"/>
    <w:rsid w:val="00D50D37"/>
    <w:rsid w:val="00D50D88"/>
    <w:rsid w:val="00D53937"/>
    <w:rsid w:val="00D543D2"/>
    <w:rsid w:val="00D54B9A"/>
    <w:rsid w:val="00D556FD"/>
    <w:rsid w:val="00D55D69"/>
    <w:rsid w:val="00D55F09"/>
    <w:rsid w:val="00D5631D"/>
    <w:rsid w:val="00D56B04"/>
    <w:rsid w:val="00D56E92"/>
    <w:rsid w:val="00D5710A"/>
    <w:rsid w:val="00D60430"/>
    <w:rsid w:val="00D6167A"/>
    <w:rsid w:val="00D65711"/>
    <w:rsid w:val="00D67FED"/>
    <w:rsid w:val="00D70840"/>
    <w:rsid w:val="00D70949"/>
    <w:rsid w:val="00D71545"/>
    <w:rsid w:val="00D726FB"/>
    <w:rsid w:val="00D75333"/>
    <w:rsid w:val="00D754FE"/>
    <w:rsid w:val="00D75E7B"/>
    <w:rsid w:val="00D76CF0"/>
    <w:rsid w:val="00D778FC"/>
    <w:rsid w:val="00D80456"/>
    <w:rsid w:val="00D80567"/>
    <w:rsid w:val="00D8087C"/>
    <w:rsid w:val="00D816FD"/>
    <w:rsid w:val="00D828A9"/>
    <w:rsid w:val="00D8356A"/>
    <w:rsid w:val="00D85530"/>
    <w:rsid w:val="00D8676F"/>
    <w:rsid w:val="00D869A0"/>
    <w:rsid w:val="00D8709E"/>
    <w:rsid w:val="00D8786C"/>
    <w:rsid w:val="00D87D28"/>
    <w:rsid w:val="00D90828"/>
    <w:rsid w:val="00D90E88"/>
    <w:rsid w:val="00D91631"/>
    <w:rsid w:val="00D9174D"/>
    <w:rsid w:val="00D917AC"/>
    <w:rsid w:val="00D91D7D"/>
    <w:rsid w:val="00D9235A"/>
    <w:rsid w:val="00D925C4"/>
    <w:rsid w:val="00D93AD7"/>
    <w:rsid w:val="00D93B12"/>
    <w:rsid w:val="00D95B23"/>
    <w:rsid w:val="00D96780"/>
    <w:rsid w:val="00D97BA3"/>
    <w:rsid w:val="00DA123C"/>
    <w:rsid w:val="00DA141B"/>
    <w:rsid w:val="00DA22AD"/>
    <w:rsid w:val="00DA2F9B"/>
    <w:rsid w:val="00DA3103"/>
    <w:rsid w:val="00DA51A3"/>
    <w:rsid w:val="00DA5BF7"/>
    <w:rsid w:val="00DA6777"/>
    <w:rsid w:val="00DA7C21"/>
    <w:rsid w:val="00DB00AB"/>
    <w:rsid w:val="00DB016C"/>
    <w:rsid w:val="00DB0940"/>
    <w:rsid w:val="00DB2B90"/>
    <w:rsid w:val="00DB2F7D"/>
    <w:rsid w:val="00DB3910"/>
    <w:rsid w:val="00DB3BEA"/>
    <w:rsid w:val="00DB3EBF"/>
    <w:rsid w:val="00DB40D5"/>
    <w:rsid w:val="00DB5740"/>
    <w:rsid w:val="00DB5E02"/>
    <w:rsid w:val="00DB607B"/>
    <w:rsid w:val="00DB6877"/>
    <w:rsid w:val="00DB715C"/>
    <w:rsid w:val="00DB7797"/>
    <w:rsid w:val="00DC4EEA"/>
    <w:rsid w:val="00DC57C2"/>
    <w:rsid w:val="00DC637E"/>
    <w:rsid w:val="00DC7F82"/>
    <w:rsid w:val="00DD0977"/>
    <w:rsid w:val="00DD0FBF"/>
    <w:rsid w:val="00DD2653"/>
    <w:rsid w:val="00DD285F"/>
    <w:rsid w:val="00DD2B6D"/>
    <w:rsid w:val="00DD2E3E"/>
    <w:rsid w:val="00DD3643"/>
    <w:rsid w:val="00DD3739"/>
    <w:rsid w:val="00DD37BB"/>
    <w:rsid w:val="00DD5DE5"/>
    <w:rsid w:val="00DD694C"/>
    <w:rsid w:val="00DD6B9F"/>
    <w:rsid w:val="00DD7BF1"/>
    <w:rsid w:val="00DD7C4A"/>
    <w:rsid w:val="00DE0231"/>
    <w:rsid w:val="00DE04E0"/>
    <w:rsid w:val="00DE0B19"/>
    <w:rsid w:val="00DE1D01"/>
    <w:rsid w:val="00DE31AF"/>
    <w:rsid w:val="00DE3E52"/>
    <w:rsid w:val="00DE4B8B"/>
    <w:rsid w:val="00DE512C"/>
    <w:rsid w:val="00DE59DD"/>
    <w:rsid w:val="00DE7D6F"/>
    <w:rsid w:val="00DE7E4F"/>
    <w:rsid w:val="00DF03B3"/>
    <w:rsid w:val="00DF0F06"/>
    <w:rsid w:val="00DF1CE4"/>
    <w:rsid w:val="00DF27A3"/>
    <w:rsid w:val="00DF298D"/>
    <w:rsid w:val="00DF3E33"/>
    <w:rsid w:val="00DF4BA6"/>
    <w:rsid w:val="00DF4D45"/>
    <w:rsid w:val="00DF569E"/>
    <w:rsid w:val="00DF5A6A"/>
    <w:rsid w:val="00DF5A8A"/>
    <w:rsid w:val="00DF6679"/>
    <w:rsid w:val="00E00183"/>
    <w:rsid w:val="00E028C5"/>
    <w:rsid w:val="00E02F8F"/>
    <w:rsid w:val="00E032DC"/>
    <w:rsid w:val="00E0374B"/>
    <w:rsid w:val="00E0465C"/>
    <w:rsid w:val="00E05C9F"/>
    <w:rsid w:val="00E10BD6"/>
    <w:rsid w:val="00E113BE"/>
    <w:rsid w:val="00E11A99"/>
    <w:rsid w:val="00E130E2"/>
    <w:rsid w:val="00E13FD1"/>
    <w:rsid w:val="00E145D8"/>
    <w:rsid w:val="00E14BFC"/>
    <w:rsid w:val="00E15CFB"/>
    <w:rsid w:val="00E1637D"/>
    <w:rsid w:val="00E16CD9"/>
    <w:rsid w:val="00E179C6"/>
    <w:rsid w:val="00E20018"/>
    <w:rsid w:val="00E208BD"/>
    <w:rsid w:val="00E2246D"/>
    <w:rsid w:val="00E22836"/>
    <w:rsid w:val="00E235CD"/>
    <w:rsid w:val="00E23B0D"/>
    <w:rsid w:val="00E23CE0"/>
    <w:rsid w:val="00E24C3E"/>
    <w:rsid w:val="00E25653"/>
    <w:rsid w:val="00E27CA6"/>
    <w:rsid w:val="00E30102"/>
    <w:rsid w:val="00E30F52"/>
    <w:rsid w:val="00E32391"/>
    <w:rsid w:val="00E32D39"/>
    <w:rsid w:val="00E347B7"/>
    <w:rsid w:val="00E353AA"/>
    <w:rsid w:val="00E3569A"/>
    <w:rsid w:val="00E37110"/>
    <w:rsid w:val="00E42CD9"/>
    <w:rsid w:val="00E43901"/>
    <w:rsid w:val="00E4522D"/>
    <w:rsid w:val="00E45246"/>
    <w:rsid w:val="00E45675"/>
    <w:rsid w:val="00E466A3"/>
    <w:rsid w:val="00E46E41"/>
    <w:rsid w:val="00E46F2E"/>
    <w:rsid w:val="00E522FC"/>
    <w:rsid w:val="00E536E4"/>
    <w:rsid w:val="00E538FC"/>
    <w:rsid w:val="00E54F43"/>
    <w:rsid w:val="00E55474"/>
    <w:rsid w:val="00E561F5"/>
    <w:rsid w:val="00E5671A"/>
    <w:rsid w:val="00E56774"/>
    <w:rsid w:val="00E56BB7"/>
    <w:rsid w:val="00E5715A"/>
    <w:rsid w:val="00E578BC"/>
    <w:rsid w:val="00E57D96"/>
    <w:rsid w:val="00E61CBF"/>
    <w:rsid w:val="00E6279F"/>
    <w:rsid w:val="00E62FF9"/>
    <w:rsid w:val="00E63915"/>
    <w:rsid w:val="00E63C3E"/>
    <w:rsid w:val="00E6410C"/>
    <w:rsid w:val="00E6657F"/>
    <w:rsid w:val="00E66A00"/>
    <w:rsid w:val="00E66ABE"/>
    <w:rsid w:val="00E66E6E"/>
    <w:rsid w:val="00E673E0"/>
    <w:rsid w:val="00E67B88"/>
    <w:rsid w:val="00E67D47"/>
    <w:rsid w:val="00E67E01"/>
    <w:rsid w:val="00E70D36"/>
    <w:rsid w:val="00E70F10"/>
    <w:rsid w:val="00E71674"/>
    <w:rsid w:val="00E7192D"/>
    <w:rsid w:val="00E720EF"/>
    <w:rsid w:val="00E72102"/>
    <w:rsid w:val="00E73180"/>
    <w:rsid w:val="00E73241"/>
    <w:rsid w:val="00E743E0"/>
    <w:rsid w:val="00E74673"/>
    <w:rsid w:val="00E755B1"/>
    <w:rsid w:val="00E76105"/>
    <w:rsid w:val="00E77049"/>
    <w:rsid w:val="00E77ED1"/>
    <w:rsid w:val="00E80C9F"/>
    <w:rsid w:val="00E81D6A"/>
    <w:rsid w:val="00E82E6D"/>
    <w:rsid w:val="00E83517"/>
    <w:rsid w:val="00E85B34"/>
    <w:rsid w:val="00E8653A"/>
    <w:rsid w:val="00E90260"/>
    <w:rsid w:val="00E91A3A"/>
    <w:rsid w:val="00E932A8"/>
    <w:rsid w:val="00E93B35"/>
    <w:rsid w:val="00E9455A"/>
    <w:rsid w:val="00E96ACE"/>
    <w:rsid w:val="00E97B32"/>
    <w:rsid w:val="00EA090F"/>
    <w:rsid w:val="00EA2303"/>
    <w:rsid w:val="00EA2890"/>
    <w:rsid w:val="00EA2C31"/>
    <w:rsid w:val="00EA2D96"/>
    <w:rsid w:val="00EA4167"/>
    <w:rsid w:val="00EA49B0"/>
    <w:rsid w:val="00EA5ECF"/>
    <w:rsid w:val="00EB0BE9"/>
    <w:rsid w:val="00EB253F"/>
    <w:rsid w:val="00EB27BD"/>
    <w:rsid w:val="00EB350A"/>
    <w:rsid w:val="00EB49DE"/>
    <w:rsid w:val="00EB4B27"/>
    <w:rsid w:val="00EB4CB3"/>
    <w:rsid w:val="00EB4F0D"/>
    <w:rsid w:val="00EB52AF"/>
    <w:rsid w:val="00EC00F5"/>
    <w:rsid w:val="00EC0571"/>
    <w:rsid w:val="00EC0D75"/>
    <w:rsid w:val="00EC1729"/>
    <w:rsid w:val="00EC19A9"/>
    <w:rsid w:val="00EC1BC2"/>
    <w:rsid w:val="00EC2A03"/>
    <w:rsid w:val="00EC2BC6"/>
    <w:rsid w:val="00EC70F8"/>
    <w:rsid w:val="00EC73F7"/>
    <w:rsid w:val="00EC75F5"/>
    <w:rsid w:val="00EC767A"/>
    <w:rsid w:val="00ED2BA0"/>
    <w:rsid w:val="00ED4094"/>
    <w:rsid w:val="00ED51A1"/>
    <w:rsid w:val="00ED58C2"/>
    <w:rsid w:val="00ED6595"/>
    <w:rsid w:val="00EE00FC"/>
    <w:rsid w:val="00EE1D28"/>
    <w:rsid w:val="00EE2347"/>
    <w:rsid w:val="00EE2BC4"/>
    <w:rsid w:val="00EE4F58"/>
    <w:rsid w:val="00EE5593"/>
    <w:rsid w:val="00EE60B8"/>
    <w:rsid w:val="00EE7FC2"/>
    <w:rsid w:val="00EF0624"/>
    <w:rsid w:val="00EF16B3"/>
    <w:rsid w:val="00EF2A23"/>
    <w:rsid w:val="00EF3C8D"/>
    <w:rsid w:val="00EF66F2"/>
    <w:rsid w:val="00EF69E7"/>
    <w:rsid w:val="00EF6B20"/>
    <w:rsid w:val="00EF6D97"/>
    <w:rsid w:val="00EF6F6C"/>
    <w:rsid w:val="00EF7584"/>
    <w:rsid w:val="00F01797"/>
    <w:rsid w:val="00F023D8"/>
    <w:rsid w:val="00F0254A"/>
    <w:rsid w:val="00F03630"/>
    <w:rsid w:val="00F03966"/>
    <w:rsid w:val="00F05265"/>
    <w:rsid w:val="00F059CD"/>
    <w:rsid w:val="00F05AB8"/>
    <w:rsid w:val="00F067E6"/>
    <w:rsid w:val="00F07DBA"/>
    <w:rsid w:val="00F07E80"/>
    <w:rsid w:val="00F11001"/>
    <w:rsid w:val="00F11FD2"/>
    <w:rsid w:val="00F13658"/>
    <w:rsid w:val="00F15E80"/>
    <w:rsid w:val="00F1734F"/>
    <w:rsid w:val="00F207B4"/>
    <w:rsid w:val="00F20900"/>
    <w:rsid w:val="00F20E8F"/>
    <w:rsid w:val="00F20F7D"/>
    <w:rsid w:val="00F221D2"/>
    <w:rsid w:val="00F22283"/>
    <w:rsid w:val="00F22390"/>
    <w:rsid w:val="00F22AE5"/>
    <w:rsid w:val="00F238CB"/>
    <w:rsid w:val="00F23C23"/>
    <w:rsid w:val="00F253A1"/>
    <w:rsid w:val="00F26352"/>
    <w:rsid w:val="00F26E2A"/>
    <w:rsid w:val="00F27EC4"/>
    <w:rsid w:val="00F30D27"/>
    <w:rsid w:val="00F313E7"/>
    <w:rsid w:val="00F31879"/>
    <w:rsid w:val="00F31A9F"/>
    <w:rsid w:val="00F31D2C"/>
    <w:rsid w:val="00F31F2D"/>
    <w:rsid w:val="00F339A2"/>
    <w:rsid w:val="00F351E3"/>
    <w:rsid w:val="00F35BFA"/>
    <w:rsid w:val="00F365A7"/>
    <w:rsid w:val="00F37B5F"/>
    <w:rsid w:val="00F43688"/>
    <w:rsid w:val="00F50C22"/>
    <w:rsid w:val="00F512B2"/>
    <w:rsid w:val="00F52183"/>
    <w:rsid w:val="00F54134"/>
    <w:rsid w:val="00F54BA6"/>
    <w:rsid w:val="00F55020"/>
    <w:rsid w:val="00F55FF9"/>
    <w:rsid w:val="00F56B9E"/>
    <w:rsid w:val="00F56DD4"/>
    <w:rsid w:val="00F612AD"/>
    <w:rsid w:val="00F6130F"/>
    <w:rsid w:val="00F61A59"/>
    <w:rsid w:val="00F62117"/>
    <w:rsid w:val="00F62ADF"/>
    <w:rsid w:val="00F62FA5"/>
    <w:rsid w:val="00F631F1"/>
    <w:rsid w:val="00F63FCE"/>
    <w:rsid w:val="00F653C0"/>
    <w:rsid w:val="00F667D5"/>
    <w:rsid w:val="00F73D54"/>
    <w:rsid w:val="00F7732F"/>
    <w:rsid w:val="00F773A0"/>
    <w:rsid w:val="00F77734"/>
    <w:rsid w:val="00F80BA6"/>
    <w:rsid w:val="00F8206F"/>
    <w:rsid w:val="00F847D0"/>
    <w:rsid w:val="00F852F0"/>
    <w:rsid w:val="00F8561E"/>
    <w:rsid w:val="00F859D8"/>
    <w:rsid w:val="00F86B72"/>
    <w:rsid w:val="00F873E7"/>
    <w:rsid w:val="00F87A34"/>
    <w:rsid w:val="00F9083A"/>
    <w:rsid w:val="00F920B9"/>
    <w:rsid w:val="00F930DC"/>
    <w:rsid w:val="00F93A50"/>
    <w:rsid w:val="00F95E0E"/>
    <w:rsid w:val="00F96D68"/>
    <w:rsid w:val="00FA0672"/>
    <w:rsid w:val="00FA1131"/>
    <w:rsid w:val="00FA3C5E"/>
    <w:rsid w:val="00FA4B88"/>
    <w:rsid w:val="00FA6B9C"/>
    <w:rsid w:val="00FA72B0"/>
    <w:rsid w:val="00FA783B"/>
    <w:rsid w:val="00FA7CE7"/>
    <w:rsid w:val="00FB0BB4"/>
    <w:rsid w:val="00FB1829"/>
    <w:rsid w:val="00FB2909"/>
    <w:rsid w:val="00FB33C7"/>
    <w:rsid w:val="00FB350B"/>
    <w:rsid w:val="00FB41F6"/>
    <w:rsid w:val="00FB515F"/>
    <w:rsid w:val="00FB5483"/>
    <w:rsid w:val="00FB6F78"/>
    <w:rsid w:val="00FC08E2"/>
    <w:rsid w:val="00FC13AE"/>
    <w:rsid w:val="00FC1F1B"/>
    <w:rsid w:val="00FC2030"/>
    <w:rsid w:val="00FC2248"/>
    <w:rsid w:val="00FC28BF"/>
    <w:rsid w:val="00FC2C1F"/>
    <w:rsid w:val="00FC2F18"/>
    <w:rsid w:val="00FC3D83"/>
    <w:rsid w:val="00FC6659"/>
    <w:rsid w:val="00FD02CD"/>
    <w:rsid w:val="00FD0AC7"/>
    <w:rsid w:val="00FD1117"/>
    <w:rsid w:val="00FD15DA"/>
    <w:rsid w:val="00FD316E"/>
    <w:rsid w:val="00FD38E6"/>
    <w:rsid w:val="00FD3AEE"/>
    <w:rsid w:val="00FD4421"/>
    <w:rsid w:val="00FD4654"/>
    <w:rsid w:val="00FD546F"/>
    <w:rsid w:val="00FD5CB9"/>
    <w:rsid w:val="00FD63FF"/>
    <w:rsid w:val="00FD695C"/>
    <w:rsid w:val="00FE089D"/>
    <w:rsid w:val="00FE40D2"/>
    <w:rsid w:val="00FE4A78"/>
    <w:rsid w:val="00FE61AC"/>
    <w:rsid w:val="00FE6D4C"/>
    <w:rsid w:val="00FF0F02"/>
    <w:rsid w:val="00FF11B8"/>
    <w:rsid w:val="00FF1988"/>
    <w:rsid w:val="00FF26D4"/>
    <w:rsid w:val="00FF2E76"/>
    <w:rsid w:val="00FF3C67"/>
    <w:rsid w:val="00FF40E7"/>
    <w:rsid w:val="00FF54DE"/>
    <w:rsid w:val="00FF56B5"/>
    <w:rsid w:val="00FF5969"/>
    <w:rsid w:val="00FF6451"/>
    <w:rsid w:val="00FF6F67"/>
    <w:rsid w:val="00FF73A1"/>
    <w:rsid w:val="00FF7E3C"/>
    <w:rsid w:val="138312F1"/>
    <w:rsid w:val="145F27C1"/>
    <w:rsid w:val="14E52AB7"/>
    <w:rsid w:val="36227A68"/>
    <w:rsid w:val="43DD41D5"/>
    <w:rsid w:val="603918C1"/>
    <w:rsid w:val="6C1A7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E409B14"/>
  <w15:docId w15:val="{D857D5AA-0FFE-4ACA-B2BD-D1CD3A553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
    <w:next w:val="Normal"/>
    <w:uiPriority w:val="99"/>
    <w:qFormat/>
    <w:pPr>
      <w:keepNext/>
      <w:spacing w:before="240" w:after="60"/>
      <w:outlineLvl w:val="0"/>
    </w:pPr>
    <w:rPr>
      <w:rFonts w:cs="Arial"/>
      <w:b/>
      <w:bCs/>
      <w:kern w:val="32"/>
      <w:sz w:val="32"/>
      <w:szCs w:val="32"/>
    </w:rPr>
  </w:style>
  <w:style w:type="paragraph" w:styleId="Heading2">
    <w:name w:val="heading 2"/>
    <w:aliases w:val="h2"/>
    <w:basedOn w:val="Normal"/>
    <w:next w:val="Normal"/>
    <w:link w:val="Heading2Char"/>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pPr>
      <w:keepNext/>
      <w:keepLines/>
      <w:spacing w:before="4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711278"/>
    <w:pPr>
      <w:tabs>
        <w:tab w:val="left" w:pos="432"/>
        <w:tab w:val="left" w:pos="882"/>
      </w:tabs>
      <w:spacing w:before="240" w:after="60" w:line="276" w:lineRule="auto"/>
      <w:ind w:left="1458" w:hanging="1008"/>
      <w:outlineLvl w:val="4"/>
    </w:pPr>
    <w:rPr>
      <w:rFonts w:ascii="Arial" w:eastAsia="Times New Roman" w:hAnsi="Arial" w:cs="Times New Roman"/>
      <w:b/>
      <w:bCs/>
      <w:iCs/>
      <w:sz w:val="20"/>
      <w:szCs w:val="26"/>
    </w:rPr>
  </w:style>
  <w:style w:type="paragraph" w:styleId="Heading6">
    <w:name w:val="heading 6"/>
    <w:basedOn w:val="Normal"/>
    <w:next w:val="Normal"/>
    <w:link w:val="Heading6Char"/>
    <w:unhideWhenUsed/>
    <w:qFormat/>
    <w:pPr>
      <w:keepNext/>
      <w:keepLines/>
      <w:spacing w:before="4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qFormat/>
    <w:rsid w:val="00711278"/>
    <w:pPr>
      <w:tabs>
        <w:tab w:val="left" w:pos="432"/>
        <w:tab w:val="left" w:pos="882"/>
      </w:tabs>
      <w:spacing w:before="240" w:after="60" w:line="276" w:lineRule="auto"/>
      <w:ind w:left="1746" w:hanging="1296"/>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unhideWhenUsed/>
    <w:qFormat/>
    <w:pPr>
      <w:keepNext/>
      <w:keepLines/>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nhideWhenUsed/>
    <w:qFormat/>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
    <w:basedOn w:val="DefaultParagraphFont"/>
    <w:link w:val="Heading2"/>
    <w:rPr>
      <w:rFonts w:asciiTheme="majorHAnsi" w:eastAsiaTheme="majorEastAsia" w:hAnsiTheme="majorHAnsi" w:cstheme="majorBidi"/>
      <w:color w:val="2E74B5" w:themeColor="accent1" w:themeShade="BF"/>
      <w:sz w:val="26"/>
      <w:szCs w:val="26"/>
      <w:lang w:val="en-US" w:eastAsia="en-US"/>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lang w:val="en-US" w:eastAsia="en-US"/>
    </w:rPr>
  </w:style>
  <w:style w:type="character" w:customStyle="1" w:styleId="Heading4Char">
    <w:name w:val="Heading 4 Char"/>
    <w:basedOn w:val="DefaultParagraphFont"/>
    <w:link w:val="Heading4"/>
    <w:rPr>
      <w:rFonts w:asciiTheme="majorHAnsi" w:eastAsiaTheme="majorEastAsia" w:hAnsiTheme="majorHAnsi" w:cstheme="majorBidi"/>
      <w:i/>
      <w:iCs/>
      <w:color w:val="2E74B5" w:themeColor="accent1" w:themeShade="BF"/>
      <w:sz w:val="22"/>
      <w:szCs w:val="22"/>
      <w:lang w:val="en-US" w:eastAsia="en-US"/>
    </w:rPr>
  </w:style>
  <w:style w:type="character" w:customStyle="1" w:styleId="Heading5Char">
    <w:name w:val="Heading 5 Char"/>
    <w:basedOn w:val="DefaultParagraphFont"/>
    <w:link w:val="Heading5"/>
    <w:rsid w:val="00711278"/>
    <w:rPr>
      <w:rFonts w:ascii="Arial" w:hAnsi="Arial"/>
      <w:b/>
      <w:bCs/>
      <w:iCs/>
      <w:szCs w:val="26"/>
      <w:lang w:val="en-US" w:eastAsia="en-US"/>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sz w:val="22"/>
      <w:szCs w:val="22"/>
      <w:lang w:val="en-US" w:eastAsia="en-US"/>
    </w:rPr>
  </w:style>
  <w:style w:type="character" w:customStyle="1" w:styleId="Heading7Char">
    <w:name w:val="Heading 7 Char"/>
    <w:basedOn w:val="DefaultParagraphFont"/>
    <w:link w:val="Heading7"/>
    <w:uiPriority w:val="9"/>
    <w:rsid w:val="00711278"/>
    <w:rPr>
      <w:sz w:val="24"/>
      <w:szCs w:val="24"/>
      <w:lang w:val="en-US" w:eastAsia="en-US"/>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lang w:val="en-US" w:eastAsia="en-US"/>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lang w:val="en-US" w:eastAsia="en-US"/>
    </w:rPr>
  </w:style>
  <w:style w:type="paragraph" w:styleId="BodyText">
    <w:name w:val="Body Text"/>
    <w:basedOn w:val="Normal"/>
    <w:uiPriority w:val="99"/>
    <w:qFormat/>
    <w:pPr>
      <w:spacing w:after="120"/>
    </w:pPr>
  </w:style>
  <w:style w:type="paragraph" w:styleId="BodyText2">
    <w:name w:val="Body Text 2"/>
    <w:basedOn w:val="Normal"/>
    <w:link w:val="BodyText2Char"/>
    <w:uiPriority w:val="99"/>
    <w:semiHidden/>
    <w:unhideWhenUsed/>
    <w:qFormat/>
    <w:pPr>
      <w:spacing w:after="120" w:line="480" w:lineRule="auto"/>
    </w:pPr>
  </w:style>
  <w:style w:type="character" w:customStyle="1" w:styleId="BodyText2Char">
    <w:name w:val="Body Text 2 Char"/>
    <w:basedOn w:val="DefaultParagraphFont"/>
    <w:link w:val="BodyText2"/>
    <w:uiPriority w:val="99"/>
    <w:semiHidden/>
    <w:qFormat/>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style>
  <w:style w:type="paragraph" w:styleId="FootnoteText">
    <w:name w:val="footnote text"/>
    <w:basedOn w:val="Normal"/>
    <w:link w:val="FootnoteTextChar"/>
    <w:semiHidden/>
    <w:qFormat/>
    <w:rPr>
      <w:rFonts w:ascii="Arial" w:eastAsia="Times New Roman" w:hAnsi="Arial" w:cs="Times New Roman"/>
      <w:sz w:val="20"/>
      <w:szCs w:val="20"/>
    </w:rPr>
  </w:style>
  <w:style w:type="character" w:customStyle="1" w:styleId="FootnoteTextChar">
    <w:name w:val="Footnote Text Char"/>
    <w:basedOn w:val="DefaultParagraphFont"/>
    <w:link w:val="FootnoteText"/>
    <w:semiHidden/>
    <w:qFormat/>
    <w:rPr>
      <w:rFonts w:ascii="Arial" w:hAnsi="Arial"/>
      <w:lang w:val="en-US" w:eastAsia="en-US"/>
    </w:rPr>
  </w:style>
  <w:style w:type="paragraph" w:styleId="Header">
    <w:name w:val="header"/>
    <w:basedOn w:val="Normal"/>
    <w:link w:val="HeaderChar"/>
    <w:unhideWhenUsed/>
    <w:qFormat/>
    <w:pPr>
      <w:tabs>
        <w:tab w:val="center" w:pos="4680"/>
        <w:tab w:val="right" w:pos="9360"/>
      </w:tabs>
    </w:pPr>
  </w:style>
  <w:style w:type="character" w:customStyle="1" w:styleId="HeaderChar">
    <w:name w:val="Header Char"/>
    <w:basedOn w:val="DefaultParagraphFont"/>
    <w:link w:val="Header"/>
    <w:uiPriority w:val="99"/>
    <w:qFormat/>
  </w:style>
  <w:style w:type="paragraph" w:styleId="NormalWeb">
    <w:name w:val="Normal (Web)"/>
    <w:basedOn w:val="Normal"/>
    <w:uiPriority w:val="99"/>
    <w:semiHidden/>
    <w:unhideWhenUsed/>
    <w:qFormat/>
    <w:pPr>
      <w:spacing w:before="100" w:beforeAutospacing="1" w:after="100" w:afterAutospacing="1"/>
    </w:pPr>
    <w:rPr>
      <w:rFonts w:ascii="Times New Roman" w:eastAsiaTheme="minorEastAsia" w:hAnsi="Times New Roman" w:cs="Times New Roman"/>
      <w:sz w:val="24"/>
      <w:szCs w:val="24"/>
    </w:rPr>
  </w:style>
  <w:style w:type="paragraph" w:styleId="PlainText">
    <w:name w:val="Plain Text"/>
    <w:basedOn w:val="Normal"/>
    <w:link w:val="PlainTextChar"/>
    <w:qFormat/>
    <w:pPr>
      <w:tabs>
        <w:tab w:val="left" w:pos="1440"/>
        <w:tab w:val="left" w:pos="6120"/>
      </w:tabs>
    </w:pPr>
    <w:rPr>
      <w:rFonts w:ascii="Courier New" w:hAnsi="Courier New"/>
      <w:bCs/>
    </w:rPr>
  </w:style>
  <w:style w:type="character" w:customStyle="1" w:styleId="PlainTextChar">
    <w:name w:val="Plain Text Char"/>
    <w:link w:val="PlainText"/>
    <w:rPr>
      <w:rFonts w:ascii="Courier New" w:eastAsiaTheme="minorHAnsi" w:hAnsi="Courier New" w:cstheme="minorBidi"/>
      <w:bCs/>
      <w:sz w:val="22"/>
      <w:szCs w:val="22"/>
      <w:lang w:val="en-US" w:eastAsia="en-US"/>
    </w:rPr>
  </w:style>
  <w:style w:type="paragraph" w:styleId="TOC1">
    <w:name w:val="toc 1"/>
    <w:basedOn w:val="Normal"/>
    <w:next w:val="Normal"/>
    <w:uiPriority w:val="39"/>
    <w:qFormat/>
    <w:pPr>
      <w:tabs>
        <w:tab w:val="right" w:leader="underscore" w:pos="9016"/>
      </w:tabs>
      <w:spacing w:before="120" w:after="120"/>
    </w:pPr>
    <w:rPr>
      <w:rFonts w:ascii="Times New Roman" w:eastAsia="Times New Roman" w:hAnsi="Times New Roman" w:cs="Times New Roman"/>
      <w:b/>
      <w:bCs/>
      <w:caps/>
      <w:sz w:val="20"/>
      <w:szCs w:val="20"/>
    </w:rPr>
  </w:style>
  <w:style w:type="paragraph" w:styleId="TOC2">
    <w:name w:val="toc 2"/>
    <w:basedOn w:val="Normal"/>
    <w:next w:val="Normal"/>
    <w:uiPriority w:val="39"/>
    <w:pPr>
      <w:ind w:left="200"/>
    </w:pPr>
    <w:rPr>
      <w:rFonts w:ascii="Times New Roman" w:eastAsia="Times New Roman" w:hAnsi="Times New Roman" w:cs="Times New Roman"/>
      <w:smallCaps/>
      <w:sz w:val="20"/>
      <w:szCs w:val="20"/>
    </w:rPr>
  </w:style>
  <w:style w:type="paragraph" w:styleId="TOC3">
    <w:name w:val="toc 3"/>
    <w:basedOn w:val="Normal"/>
    <w:next w:val="Normal"/>
    <w:uiPriority w:val="39"/>
    <w:qFormat/>
    <w:pPr>
      <w:ind w:left="400"/>
    </w:pPr>
    <w:rPr>
      <w:rFonts w:ascii="Times New Roman" w:eastAsia="Times New Roman" w:hAnsi="Times New Roman" w:cs="Times New Roman"/>
      <w:i/>
      <w:iCs/>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customStyle="1" w:styleId="Company">
    <w:name w:val="Company"/>
    <w:basedOn w:val="Normal"/>
    <w:uiPriority w:val="99"/>
    <w:qFormat/>
    <w:pPr>
      <w:tabs>
        <w:tab w:val="left" w:pos="1440"/>
        <w:tab w:val="left" w:pos="6120"/>
      </w:tabs>
      <w:jc w:val="center"/>
    </w:pPr>
    <w:rPr>
      <w:rFonts w:ascii="Arial Narrow" w:hAnsi="Arial Narrow"/>
      <w:b/>
      <w:bCs/>
      <w:iCs/>
      <w:sz w:val="32"/>
    </w:rPr>
  </w:style>
  <w:style w:type="paragraph" w:customStyle="1" w:styleId="TableText">
    <w:name w:val="Table Text"/>
    <w:basedOn w:val="Normal"/>
    <w:uiPriority w:val="99"/>
    <w:qFormat/>
    <w:pPr>
      <w:tabs>
        <w:tab w:val="left" w:pos="792"/>
        <w:tab w:val="left" w:pos="1440"/>
        <w:tab w:val="left" w:pos="6120"/>
      </w:tabs>
      <w:spacing w:before="120" w:line="240" w:lineRule="exact"/>
    </w:pPr>
    <w:rPr>
      <w:rFonts w:cs="Arial"/>
      <w:bCs/>
      <w:iCs/>
      <w:color w:val="0000FF"/>
    </w:rPr>
  </w:style>
  <w:style w:type="paragraph" w:customStyle="1" w:styleId="tableheading">
    <w:name w:val="tableheading"/>
    <w:basedOn w:val="Normal"/>
    <w:qFormat/>
    <w:rPr>
      <w:b/>
      <w:bCs/>
      <w:color w:val="000000"/>
    </w:rPr>
  </w:style>
  <w:style w:type="paragraph" w:customStyle="1" w:styleId="TableHead">
    <w:name w:val="Table Head"/>
    <w:basedOn w:val="Normal"/>
    <w:qFormat/>
    <w:pPr>
      <w:jc w:val="center"/>
    </w:pPr>
    <w:rPr>
      <w:b/>
      <w:bCs/>
    </w:rPr>
  </w:style>
  <w:style w:type="paragraph" w:customStyle="1" w:styleId="Heading1Justified">
    <w:name w:val="Heading 1 + Justified"/>
    <w:basedOn w:val="Heading1"/>
    <w:uiPriority w:val="99"/>
    <w:qFormat/>
    <w:pPr>
      <w:pBdr>
        <w:bottom w:val="single" w:sz="12" w:space="1" w:color="auto"/>
      </w:pBdr>
      <w:jc w:val="both"/>
    </w:pPr>
    <w:rPr>
      <w:rFonts w:cs="Times New Roman"/>
      <w:color w:val="333333"/>
      <w:szCs w:val="20"/>
      <w:lang w:val="en-GB"/>
    </w:rPr>
  </w:style>
  <w:style w:type="character" w:customStyle="1" w:styleId="tx1">
    <w:name w:val="tx1"/>
    <w:rPr>
      <w:b/>
      <w:bCs/>
    </w:rPr>
  </w:style>
  <w:style w:type="paragraph" w:styleId="BalloonText">
    <w:name w:val="Balloon Text"/>
    <w:basedOn w:val="Normal"/>
    <w:link w:val="BalloonTextChar"/>
    <w:uiPriority w:val="99"/>
    <w:semiHidden/>
    <w:unhideWhenUsed/>
    <w:rsid w:val="001865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5CC"/>
    <w:rPr>
      <w:rFonts w:ascii="Segoe UI" w:eastAsiaTheme="minorHAnsi" w:hAnsi="Segoe UI" w:cs="Segoe UI"/>
      <w:sz w:val="18"/>
      <w:szCs w:val="18"/>
      <w:lang w:val="en-US" w:eastAsia="en-US"/>
    </w:rPr>
  </w:style>
  <w:style w:type="paragraph" w:customStyle="1" w:styleId="TOCHeading1">
    <w:name w:val="TOC Heading1"/>
    <w:basedOn w:val="Heading1"/>
    <w:next w:val="Normal"/>
    <w:uiPriority w:val="39"/>
    <w:unhideWhenUsed/>
    <w:qFormat/>
    <w:rsid w:val="00F23C23"/>
    <w:pPr>
      <w:keepLines/>
      <w:spacing w:before="480" w:after="0" w:line="276" w:lineRule="auto"/>
      <w:outlineLvl w:val="9"/>
    </w:pPr>
    <w:rPr>
      <w:rFonts w:ascii="Cambria" w:eastAsia="Times New Roman" w:hAnsi="Cambria"/>
      <w:color w:val="365F90"/>
      <w:kern w:val="0"/>
      <w:sz w:val="28"/>
      <w:szCs w:val="28"/>
      <w:lang w:eastAsia="ja-JP"/>
    </w:rPr>
  </w:style>
  <w:style w:type="paragraph" w:customStyle="1" w:styleId="ListParagraph1">
    <w:name w:val="List Paragraph1"/>
    <w:basedOn w:val="Normal"/>
    <w:uiPriority w:val="34"/>
    <w:qFormat/>
    <w:rsid w:val="00711278"/>
    <w:pPr>
      <w:spacing w:after="200" w:line="276" w:lineRule="auto"/>
      <w:ind w:left="720"/>
    </w:pPr>
    <w:rPr>
      <w:rFonts w:ascii="Calibri" w:eastAsia="Calibri" w:hAnsi="Calibri" w:cs="Times New Roman"/>
    </w:rPr>
  </w:style>
  <w:style w:type="character" w:customStyle="1" w:styleId="EstiloLatinaCuerpo11pto">
    <w:name w:val="Estilo (Latina) +Cuerpo 11 pto"/>
    <w:qFormat/>
    <w:rsid w:val="00711278"/>
    <w:rPr>
      <w:rFonts w:ascii="Calibri" w:hAnsi="Calibri" w:cs="Calibri" w:hint="default"/>
      <w:sz w:val="24"/>
    </w:rPr>
  </w:style>
  <w:style w:type="paragraph" w:customStyle="1" w:styleId="ListParagraph2">
    <w:name w:val="List Paragraph2"/>
    <w:basedOn w:val="Normal"/>
    <w:uiPriority w:val="34"/>
    <w:qFormat/>
    <w:rsid w:val="00711278"/>
    <w:pPr>
      <w:spacing w:after="200" w:line="276" w:lineRule="auto"/>
      <w:ind w:left="720"/>
      <w:contextualSpacing/>
    </w:pPr>
    <w:rPr>
      <w:rFonts w:ascii="Calibri" w:eastAsia="Calibri" w:hAnsi="Calibri" w:cs="Times New Roman"/>
    </w:rPr>
  </w:style>
  <w:style w:type="paragraph" w:styleId="CommentText">
    <w:name w:val="annotation text"/>
    <w:basedOn w:val="Normal"/>
    <w:link w:val="CommentTextChar"/>
    <w:uiPriority w:val="99"/>
    <w:rsid w:val="00A868D9"/>
    <w:pPr>
      <w:spacing w:after="200" w:line="276"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A868D9"/>
    <w:rPr>
      <w:lang w:val="en-US" w:eastAsia="en-US"/>
    </w:rPr>
  </w:style>
  <w:style w:type="character" w:styleId="CommentReference">
    <w:name w:val="annotation reference"/>
    <w:uiPriority w:val="99"/>
    <w:semiHidden/>
    <w:rsid w:val="00A868D9"/>
    <w:rPr>
      <w:rFonts w:cs="Times New Roman"/>
      <w:sz w:val="16"/>
      <w:szCs w:val="16"/>
    </w:rPr>
  </w:style>
  <w:style w:type="paragraph" w:styleId="ListParagraph">
    <w:name w:val="List Paragraph"/>
    <w:aliases w:val="Report Para,Bullet 05,Annexure,Heading 91,Heading 911,heading 9,WinDForce-Letter,HEAD 3,Paragraph,Bullet List,FooterText,List with no spacing,Figure_name"/>
    <w:basedOn w:val="Normal"/>
    <w:link w:val="ListParagraphChar"/>
    <w:uiPriority w:val="34"/>
    <w:qFormat/>
    <w:rsid w:val="00A868D9"/>
    <w:pPr>
      <w:ind w:left="720"/>
      <w:contextualSpacing/>
    </w:pPr>
  </w:style>
  <w:style w:type="character" w:customStyle="1" w:styleId="ListParagraphChar">
    <w:name w:val="List Paragraph Char"/>
    <w:aliases w:val="Report Para Char,Bullet 05 Char,Annexure Char,Heading 91 Char,Heading 911 Char,heading 9 Char,WinDForce-Letter Char,HEAD 3 Char,Paragraph Char,Bullet List Char,FooterText Char,List with no spacing Char,Figure_name Char"/>
    <w:link w:val="ListParagraph"/>
    <w:uiPriority w:val="99"/>
    <w:rsid w:val="00385B6F"/>
    <w:rPr>
      <w:rFonts w:asciiTheme="minorHAnsi" w:eastAsiaTheme="minorHAnsi" w:hAnsiTheme="minorHAnsi" w:cstheme="minorBidi"/>
      <w:sz w:val="22"/>
      <w:szCs w:val="22"/>
      <w:lang w:val="en-US" w:eastAsia="en-US"/>
    </w:rPr>
  </w:style>
  <w:style w:type="character" w:styleId="Emphasis">
    <w:name w:val="Emphasis"/>
    <w:qFormat/>
    <w:rsid w:val="009844F3"/>
    <w:rPr>
      <w:i/>
      <w:iCs/>
    </w:rPr>
  </w:style>
  <w:style w:type="paragraph" w:customStyle="1" w:styleId="NoSpacing1">
    <w:name w:val="No Spacing1"/>
    <w:uiPriority w:val="1"/>
    <w:qFormat/>
    <w:rsid w:val="009844F3"/>
    <w:pPr>
      <w:spacing w:after="200" w:line="276" w:lineRule="auto"/>
    </w:pPr>
    <w:rPr>
      <w:sz w:val="24"/>
      <w:szCs w:val="24"/>
      <w:lang w:val="en-US" w:eastAsia="en-US"/>
    </w:rPr>
  </w:style>
  <w:style w:type="paragraph" w:customStyle="1" w:styleId="sunitabodytext">
    <w:name w:val="sunita body text"/>
    <w:basedOn w:val="BodyText"/>
    <w:rsid w:val="009844F3"/>
    <w:pPr>
      <w:suppressAutoHyphens/>
      <w:spacing w:before="40" w:after="0" w:line="360" w:lineRule="auto"/>
      <w:jc w:val="both"/>
    </w:pPr>
    <w:rPr>
      <w:rFonts w:ascii="Arial" w:eastAsia="Times New Roman" w:hAnsi="Arial" w:cs="Arial"/>
      <w:szCs w:val="20"/>
      <w:lang w:eastAsia="ar-SA"/>
    </w:rPr>
  </w:style>
  <w:style w:type="paragraph" w:styleId="CommentSubject">
    <w:name w:val="annotation subject"/>
    <w:basedOn w:val="CommentText"/>
    <w:next w:val="CommentText"/>
    <w:link w:val="CommentSubjectChar"/>
    <w:uiPriority w:val="99"/>
    <w:semiHidden/>
    <w:unhideWhenUsed/>
    <w:rsid w:val="00E71674"/>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71674"/>
    <w:rPr>
      <w:rFonts w:asciiTheme="minorHAnsi" w:eastAsiaTheme="minorHAnsi" w:hAnsiTheme="minorHAnsi" w:cstheme="minorBidi"/>
      <w:b/>
      <w:bCs/>
      <w:lang w:val="en-US" w:eastAsia="en-US"/>
    </w:rPr>
  </w:style>
  <w:style w:type="table" w:styleId="TableGrid">
    <w:name w:val="Table Grid"/>
    <w:basedOn w:val="TableNormal"/>
    <w:uiPriority w:val="59"/>
    <w:rsid w:val="005448DC"/>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F0AE8"/>
    <w:pPr>
      <w:spacing w:after="100" w:line="259" w:lineRule="auto"/>
      <w:ind w:left="660"/>
    </w:pPr>
    <w:rPr>
      <w:rFonts w:eastAsiaTheme="minorEastAsia"/>
    </w:rPr>
  </w:style>
  <w:style w:type="paragraph" w:styleId="TOC5">
    <w:name w:val="toc 5"/>
    <w:basedOn w:val="Normal"/>
    <w:next w:val="Normal"/>
    <w:autoRedefine/>
    <w:uiPriority w:val="39"/>
    <w:unhideWhenUsed/>
    <w:rsid w:val="007F0AE8"/>
    <w:pPr>
      <w:spacing w:after="100" w:line="259" w:lineRule="auto"/>
      <w:ind w:left="880"/>
    </w:pPr>
    <w:rPr>
      <w:rFonts w:eastAsiaTheme="minorEastAsia"/>
    </w:rPr>
  </w:style>
  <w:style w:type="paragraph" w:styleId="TOC6">
    <w:name w:val="toc 6"/>
    <w:basedOn w:val="Normal"/>
    <w:next w:val="Normal"/>
    <w:autoRedefine/>
    <w:uiPriority w:val="39"/>
    <w:unhideWhenUsed/>
    <w:rsid w:val="007F0AE8"/>
    <w:pPr>
      <w:spacing w:after="100" w:line="259" w:lineRule="auto"/>
      <w:ind w:left="1100"/>
    </w:pPr>
    <w:rPr>
      <w:rFonts w:eastAsiaTheme="minorEastAsia"/>
    </w:rPr>
  </w:style>
  <w:style w:type="paragraph" w:styleId="TOC7">
    <w:name w:val="toc 7"/>
    <w:basedOn w:val="Normal"/>
    <w:next w:val="Normal"/>
    <w:autoRedefine/>
    <w:uiPriority w:val="39"/>
    <w:unhideWhenUsed/>
    <w:rsid w:val="007F0AE8"/>
    <w:pPr>
      <w:spacing w:after="100" w:line="259" w:lineRule="auto"/>
      <w:ind w:left="1320"/>
    </w:pPr>
    <w:rPr>
      <w:rFonts w:eastAsiaTheme="minorEastAsia"/>
    </w:rPr>
  </w:style>
  <w:style w:type="paragraph" w:styleId="TOC8">
    <w:name w:val="toc 8"/>
    <w:basedOn w:val="Normal"/>
    <w:next w:val="Normal"/>
    <w:autoRedefine/>
    <w:uiPriority w:val="39"/>
    <w:unhideWhenUsed/>
    <w:rsid w:val="007F0AE8"/>
    <w:pPr>
      <w:spacing w:after="100" w:line="259" w:lineRule="auto"/>
      <w:ind w:left="1540"/>
    </w:pPr>
    <w:rPr>
      <w:rFonts w:eastAsiaTheme="minorEastAsia"/>
    </w:rPr>
  </w:style>
  <w:style w:type="paragraph" w:styleId="TOC9">
    <w:name w:val="toc 9"/>
    <w:basedOn w:val="Normal"/>
    <w:next w:val="Normal"/>
    <w:autoRedefine/>
    <w:uiPriority w:val="39"/>
    <w:unhideWhenUsed/>
    <w:rsid w:val="007F0AE8"/>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7F0AE8"/>
    <w:rPr>
      <w:color w:val="605E5C"/>
      <w:shd w:val="clear" w:color="auto" w:fill="E1DFDD"/>
    </w:rPr>
  </w:style>
  <w:style w:type="paragraph" w:styleId="Revision">
    <w:name w:val="Revision"/>
    <w:hidden/>
    <w:uiPriority w:val="99"/>
    <w:semiHidden/>
    <w:rsid w:val="004E0665"/>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1834">
      <w:bodyDiv w:val="1"/>
      <w:marLeft w:val="0"/>
      <w:marRight w:val="0"/>
      <w:marTop w:val="0"/>
      <w:marBottom w:val="0"/>
      <w:divBdr>
        <w:top w:val="none" w:sz="0" w:space="0" w:color="auto"/>
        <w:left w:val="none" w:sz="0" w:space="0" w:color="auto"/>
        <w:bottom w:val="none" w:sz="0" w:space="0" w:color="auto"/>
        <w:right w:val="none" w:sz="0" w:space="0" w:color="auto"/>
      </w:divBdr>
    </w:div>
    <w:div w:id="73818031">
      <w:bodyDiv w:val="1"/>
      <w:marLeft w:val="0"/>
      <w:marRight w:val="0"/>
      <w:marTop w:val="0"/>
      <w:marBottom w:val="0"/>
      <w:divBdr>
        <w:top w:val="none" w:sz="0" w:space="0" w:color="auto"/>
        <w:left w:val="none" w:sz="0" w:space="0" w:color="auto"/>
        <w:bottom w:val="none" w:sz="0" w:space="0" w:color="auto"/>
        <w:right w:val="none" w:sz="0" w:space="0" w:color="auto"/>
      </w:divBdr>
    </w:div>
    <w:div w:id="102070557">
      <w:bodyDiv w:val="1"/>
      <w:marLeft w:val="0"/>
      <w:marRight w:val="0"/>
      <w:marTop w:val="0"/>
      <w:marBottom w:val="0"/>
      <w:divBdr>
        <w:top w:val="none" w:sz="0" w:space="0" w:color="auto"/>
        <w:left w:val="none" w:sz="0" w:space="0" w:color="auto"/>
        <w:bottom w:val="none" w:sz="0" w:space="0" w:color="auto"/>
        <w:right w:val="none" w:sz="0" w:space="0" w:color="auto"/>
      </w:divBdr>
    </w:div>
    <w:div w:id="122313593">
      <w:bodyDiv w:val="1"/>
      <w:marLeft w:val="0"/>
      <w:marRight w:val="0"/>
      <w:marTop w:val="0"/>
      <w:marBottom w:val="0"/>
      <w:divBdr>
        <w:top w:val="none" w:sz="0" w:space="0" w:color="auto"/>
        <w:left w:val="none" w:sz="0" w:space="0" w:color="auto"/>
        <w:bottom w:val="none" w:sz="0" w:space="0" w:color="auto"/>
        <w:right w:val="none" w:sz="0" w:space="0" w:color="auto"/>
      </w:divBdr>
    </w:div>
    <w:div w:id="149907845">
      <w:bodyDiv w:val="1"/>
      <w:marLeft w:val="0"/>
      <w:marRight w:val="0"/>
      <w:marTop w:val="0"/>
      <w:marBottom w:val="0"/>
      <w:divBdr>
        <w:top w:val="none" w:sz="0" w:space="0" w:color="auto"/>
        <w:left w:val="none" w:sz="0" w:space="0" w:color="auto"/>
        <w:bottom w:val="none" w:sz="0" w:space="0" w:color="auto"/>
        <w:right w:val="none" w:sz="0" w:space="0" w:color="auto"/>
      </w:divBdr>
    </w:div>
    <w:div w:id="188304047">
      <w:bodyDiv w:val="1"/>
      <w:marLeft w:val="0"/>
      <w:marRight w:val="0"/>
      <w:marTop w:val="0"/>
      <w:marBottom w:val="0"/>
      <w:divBdr>
        <w:top w:val="none" w:sz="0" w:space="0" w:color="auto"/>
        <w:left w:val="none" w:sz="0" w:space="0" w:color="auto"/>
        <w:bottom w:val="none" w:sz="0" w:space="0" w:color="auto"/>
        <w:right w:val="none" w:sz="0" w:space="0" w:color="auto"/>
      </w:divBdr>
    </w:div>
    <w:div w:id="245578735">
      <w:bodyDiv w:val="1"/>
      <w:marLeft w:val="0"/>
      <w:marRight w:val="0"/>
      <w:marTop w:val="0"/>
      <w:marBottom w:val="0"/>
      <w:divBdr>
        <w:top w:val="none" w:sz="0" w:space="0" w:color="auto"/>
        <w:left w:val="none" w:sz="0" w:space="0" w:color="auto"/>
        <w:bottom w:val="none" w:sz="0" w:space="0" w:color="auto"/>
        <w:right w:val="none" w:sz="0" w:space="0" w:color="auto"/>
      </w:divBdr>
    </w:div>
    <w:div w:id="292561013">
      <w:bodyDiv w:val="1"/>
      <w:marLeft w:val="0"/>
      <w:marRight w:val="0"/>
      <w:marTop w:val="0"/>
      <w:marBottom w:val="0"/>
      <w:divBdr>
        <w:top w:val="none" w:sz="0" w:space="0" w:color="auto"/>
        <w:left w:val="none" w:sz="0" w:space="0" w:color="auto"/>
        <w:bottom w:val="none" w:sz="0" w:space="0" w:color="auto"/>
        <w:right w:val="none" w:sz="0" w:space="0" w:color="auto"/>
      </w:divBdr>
    </w:div>
    <w:div w:id="386684466">
      <w:bodyDiv w:val="1"/>
      <w:marLeft w:val="0"/>
      <w:marRight w:val="0"/>
      <w:marTop w:val="0"/>
      <w:marBottom w:val="0"/>
      <w:divBdr>
        <w:top w:val="none" w:sz="0" w:space="0" w:color="auto"/>
        <w:left w:val="none" w:sz="0" w:space="0" w:color="auto"/>
        <w:bottom w:val="none" w:sz="0" w:space="0" w:color="auto"/>
        <w:right w:val="none" w:sz="0" w:space="0" w:color="auto"/>
      </w:divBdr>
    </w:div>
    <w:div w:id="416633806">
      <w:bodyDiv w:val="1"/>
      <w:marLeft w:val="0"/>
      <w:marRight w:val="0"/>
      <w:marTop w:val="0"/>
      <w:marBottom w:val="0"/>
      <w:divBdr>
        <w:top w:val="none" w:sz="0" w:space="0" w:color="auto"/>
        <w:left w:val="none" w:sz="0" w:space="0" w:color="auto"/>
        <w:bottom w:val="none" w:sz="0" w:space="0" w:color="auto"/>
        <w:right w:val="none" w:sz="0" w:space="0" w:color="auto"/>
      </w:divBdr>
    </w:div>
    <w:div w:id="439254604">
      <w:bodyDiv w:val="1"/>
      <w:marLeft w:val="0"/>
      <w:marRight w:val="0"/>
      <w:marTop w:val="0"/>
      <w:marBottom w:val="0"/>
      <w:divBdr>
        <w:top w:val="none" w:sz="0" w:space="0" w:color="auto"/>
        <w:left w:val="none" w:sz="0" w:space="0" w:color="auto"/>
        <w:bottom w:val="none" w:sz="0" w:space="0" w:color="auto"/>
        <w:right w:val="none" w:sz="0" w:space="0" w:color="auto"/>
      </w:divBdr>
    </w:div>
    <w:div w:id="442966789">
      <w:bodyDiv w:val="1"/>
      <w:marLeft w:val="0"/>
      <w:marRight w:val="0"/>
      <w:marTop w:val="0"/>
      <w:marBottom w:val="0"/>
      <w:divBdr>
        <w:top w:val="none" w:sz="0" w:space="0" w:color="auto"/>
        <w:left w:val="none" w:sz="0" w:space="0" w:color="auto"/>
        <w:bottom w:val="none" w:sz="0" w:space="0" w:color="auto"/>
        <w:right w:val="none" w:sz="0" w:space="0" w:color="auto"/>
      </w:divBdr>
    </w:div>
    <w:div w:id="481973305">
      <w:bodyDiv w:val="1"/>
      <w:marLeft w:val="0"/>
      <w:marRight w:val="0"/>
      <w:marTop w:val="0"/>
      <w:marBottom w:val="0"/>
      <w:divBdr>
        <w:top w:val="none" w:sz="0" w:space="0" w:color="auto"/>
        <w:left w:val="none" w:sz="0" w:space="0" w:color="auto"/>
        <w:bottom w:val="none" w:sz="0" w:space="0" w:color="auto"/>
        <w:right w:val="none" w:sz="0" w:space="0" w:color="auto"/>
      </w:divBdr>
    </w:div>
    <w:div w:id="514342925">
      <w:bodyDiv w:val="1"/>
      <w:marLeft w:val="0"/>
      <w:marRight w:val="0"/>
      <w:marTop w:val="0"/>
      <w:marBottom w:val="0"/>
      <w:divBdr>
        <w:top w:val="none" w:sz="0" w:space="0" w:color="auto"/>
        <w:left w:val="none" w:sz="0" w:space="0" w:color="auto"/>
        <w:bottom w:val="none" w:sz="0" w:space="0" w:color="auto"/>
        <w:right w:val="none" w:sz="0" w:space="0" w:color="auto"/>
      </w:divBdr>
    </w:div>
    <w:div w:id="515193865">
      <w:bodyDiv w:val="1"/>
      <w:marLeft w:val="0"/>
      <w:marRight w:val="0"/>
      <w:marTop w:val="0"/>
      <w:marBottom w:val="0"/>
      <w:divBdr>
        <w:top w:val="none" w:sz="0" w:space="0" w:color="auto"/>
        <w:left w:val="none" w:sz="0" w:space="0" w:color="auto"/>
        <w:bottom w:val="none" w:sz="0" w:space="0" w:color="auto"/>
        <w:right w:val="none" w:sz="0" w:space="0" w:color="auto"/>
      </w:divBdr>
    </w:div>
    <w:div w:id="539972152">
      <w:bodyDiv w:val="1"/>
      <w:marLeft w:val="0"/>
      <w:marRight w:val="0"/>
      <w:marTop w:val="0"/>
      <w:marBottom w:val="0"/>
      <w:divBdr>
        <w:top w:val="none" w:sz="0" w:space="0" w:color="auto"/>
        <w:left w:val="none" w:sz="0" w:space="0" w:color="auto"/>
        <w:bottom w:val="none" w:sz="0" w:space="0" w:color="auto"/>
        <w:right w:val="none" w:sz="0" w:space="0" w:color="auto"/>
      </w:divBdr>
    </w:div>
    <w:div w:id="602496212">
      <w:bodyDiv w:val="1"/>
      <w:marLeft w:val="0"/>
      <w:marRight w:val="0"/>
      <w:marTop w:val="0"/>
      <w:marBottom w:val="0"/>
      <w:divBdr>
        <w:top w:val="none" w:sz="0" w:space="0" w:color="auto"/>
        <w:left w:val="none" w:sz="0" w:space="0" w:color="auto"/>
        <w:bottom w:val="none" w:sz="0" w:space="0" w:color="auto"/>
        <w:right w:val="none" w:sz="0" w:space="0" w:color="auto"/>
      </w:divBdr>
    </w:div>
    <w:div w:id="628243857">
      <w:bodyDiv w:val="1"/>
      <w:marLeft w:val="0"/>
      <w:marRight w:val="0"/>
      <w:marTop w:val="0"/>
      <w:marBottom w:val="0"/>
      <w:divBdr>
        <w:top w:val="none" w:sz="0" w:space="0" w:color="auto"/>
        <w:left w:val="none" w:sz="0" w:space="0" w:color="auto"/>
        <w:bottom w:val="none" w:sz="0" w:space="0" w:color="auto"/>
        <w:right w:val="none" w:sz="0" w:space="0" w:color="auto"/>
      </w:divBdr>
    </w:div>
    <w:div w:id="628632224">
      <w:bodyDiv w:val="1"/>
      <w:marLeft w:val="0"/>
      <w:marRight w:val="0"/>
      <w:marTop w:val="0"/>
      <w:marBottom w:val="0"/>
      <w:divBdr>
        <w:top w:val="none" w:sz="0" w:space="0" w:color="auto"/>
        <w:left w:val="none" w:sz="0" w:space="0" w:color="auto"/>
        <w:bottom w:val="none" w:sz="0" w:space="0" w:color="auto"/>
        <w:right w:val="none" w:sz="0" w:space="0" w:color="auto"/>
      </w:divBdr>
    </w:div>
    <w:div w:id="630012803">
      <w:bodyDiv w:val="1"/>
      <w:marLeft w:val="0"/>
      <w:marRight w:val="0"/>
      <w:marTop w:val="0"/>
      <w:marBottom w:val="0"/>
      <w:divBdr>
        <w:top w:val="none" w:sz="0" w:space="0" w:color="auto"/>
        <w:left w:val="none" w:sz="0" w:space="0" w:color="auto"/>
        <w:bottom w:val="none" w:sz="0" w:space="0" w:color="auto"/>
        <w:right w:val="none" w:sz="0" w:space="0" w:color="auto"/>
      </w:divBdr>
    </w:div>
    <w:div w:id="726153017">
      <w:bodyDiv w:val="1"/>
      <w:marLeft w:val="0"/>
      <w:marRight w:val="0"/>
      <w:marTop w:val="0"/>
      <w:marBottom w:val="0"/>
      <w:divBdr>
        <w:top w:val="none" w:sz="0" w:space="0" w:color="auto"/>
        <w:left w:val="none" w:sz="0" w:space="0" w:color="auto"/>
        <w:bottom w:val="none" w:sz="0" w:space="0" w:color="auto"/>
        <w:right w:val="none" w:sz="0" w:space="0" w:color="auto"/>
      </w:divBdr>
    </w:div>
    <w:div w:id="858854117">
      <w:bodyDiv w:val="1"/>
      <w:marLeft w:val="0"/>
      <w:marRight w:val="0"/>
      <w:marTop w:val="0"/>
      <w:marBottom w:val="0"/>
      <w:divBdr>
        <w:top w:val="none" w:sz="0" w:space="0" w:color="auto"/>
        <w:left w:val="none" w:sz="0" w:space="0" w:color="auto"/>
        <w:bottom w:val="none" w:sz="0" w:space="0" w:color="auto"/>
        <w:right w:val="none" w:sz="0" w:space="0" w:color="auto"/>
      </w:divBdr>
    </w:div>
    <w:div w:id="896816267">
      <w:bodyDiv w:val="1"/>
      <w:marLeft w:val="0"/>
      <w:marRight w:val="0"/>
      <w:marTop w:val="0"/>
      <w:marBottom w:val="0"/>
      <w:divBdr>
        <w:top w:val="none" w:sz="0" w:space="0" w:color="auto"/>
        <w:left w:val="none" w:sz="0" w:space="0" w:color="auto"/>
        <w:bottom w:val="none" w:sz="0" w:space="0" w:color="auto"/>
        <w:right w:val="none" w:sz="0" w:space="0" w:color="auto"/>
      </w:divBdr>
    </w:div>
    <w:div w:id="907426123">
      <w:bodyDiv w:val="1"/>
      <w:marLeft w:val="0"/>
      <w:marRight w:val="0"/>
      <w:marTop w:val="0"/>
      <w:marBottom w:val="0"/>
      <w:divBdr>
        <w:top w:val="none" w:sz="0" w:space="0" w:color="auto"/>
        <w:left w:val="none" w:sz="0" w:space="0" w:color="auto"/>
        <w:bottom w:val="none" w:sz="0" w:space="0" w:color="auto"/>
        <w:right w:val="none" w:sz="0" w:space="0" w:color="auto"/>
      </w:divBdr>
    </w:div>
    <w:div w:id="974867619">
      <w:bodyDiv w:val="1"/>
      <w:marLeft w:val="0"/>
      <w:marRight w:val="0"/>
      <w:marTop w:val="0"/>
      <w:marBottom w:val="0"/>
      <w:divBdr>
        <w:top w:val="none" w:sz="0" w:space="0" w:color="auto"/>
        <w:left w:val="none" w:sz="0" w:space="0" w:color="auto"/>
        <w:bottom w:val="none" w:sz="0" w:space="0" w:color="auto"/>
        <w:right w:val="none" w:sz="0" w:space="0" w:color="auto"/>
      </w:divBdr>
    </w:div>
    <w:div w:id="1020744318">
      <w:bodyDiv w:val="1"/>
      <w:marLeft w:val="0"/>
      <w:marRight w:val="0"/>
      <w:marTop w:val="0"/>
      <w:marBottom w:val="0"/>
      <w:divBdr>
        <w:top w:val="none" w:sz="0" w:space="0" w:color="auto"/>
        <w:left w:val="none" w:sz="0" w:space="0" w:color="auto"/>
        <w:bottom w:val="none" w:sz="0" w:space="0" w:color="auto"/>
        <w:right w:val="none" w:sz="0" w:space="0" w:color="auto"/>
      </w:divBdr>
    </w:div>
    <w:div w:id="1100952097">
      <w:bodyDiv w:val="1"/>
      <w:marLeft w:val="0"/>
      <w:marRight w:val="0"/>
      <w:marTop w:val="0"/>
      <w:marBottom w:val="0"/>
      <w:divBdr>
        <w:top w:val="none" w:sz="0" w:space="0" w:color="auto"/>
        <w:left w:val="none" w:sz="0" w:space="0" w:color="auto"/>
        <w:bottom w:val="none" w:sz="0" w:space="0" w:color="auto"/>
        <w:right w:val="none" w:sz="0" w:space="0" w:color="auto"/>
      </w:divBdr>
    </w:div>
    <w:div w:id="1119686522">
      <w:bodyDiv w:val="1"/>
      <w:marLeft w:val="0"/>
      <w:marRight w:val="0"/>
      <w:marTop w:val="0"/>
      <w:marBottom w:val="0"/>
      <w:divBdr>
        <w:top w:val="none" w:sz="0" w:space="0" w:color="auto"/>
        <w:left w:val="none" w:sz="0" w:space="0" w:color="auto"/>
        <w:bottom w:val="none" w:sz="0" w:space="0" w:color="auto"/>
        <w:right w:val="none" w:sz="0" w:space="0" w:color="auto"/>
      </w:divBdr>
    </w:div>
    <w:div w:id="1132409574">
      <w:bodyDiv w:val="1"/>
      <w:marLeft w:val="0"/>
      <w:marRight w:val="0"/>
      <w:marTop w:val="0"/>
      <w:marBottom w:val="0"/>
      <w:divBdr>
        <w:top w:val="none" w:sz="0" w:space="0" w:color="auto"/>
        <w:left w:val="none" w:sz="0" w:space="0" w:color="auto"/>
        <w:bottom w:val="none" w:sz="0" w:space="0" w:color="auto"/>
        <w:right w:val="none" w:sz="0" w:space="0" w:color="auto"/>
      </w:divBdr>
    </w:div>
    <w:div w:id="1142429236">
      <w:bodyDiv w:val="1"/>
      <w:marLeft w:val="0"/>
      <w:marRight w:val="0"/>
      <w:marTop w:val="0"/>
      <w:marBottom w:val="0"/>
      <w:divBdr>
        <w:top w:val="none" w:sz="0" w:space="0" w:color="auto"/>
        <w:left w:val="none" w:sz="0" w:space="0" w:color="auto"/>
        <w:bottom w:val="none" w:sz="0" w:space="0" w:color="auto"/>
        <w:right w:val="none" w:sz="0" w:space="0" w:color="auto"/>
      </w:divBdr>
    </w:div>
    <w:div w:id="1151873725">
      <w:bodyDiv w:val="1"/>
      <w:marLeft w:val="0"/>
      <w:marRight w:val="0"/>
      <w:marTop w:val="0"/>
      <w:marBottom w:val="0"/>
      <w:divBdr>
        <w:top w:val="none" w:sz="0" w:space="0" w:color="auto"/>
        <w:left w:val="none" w:sz="0" w:space="0" w:color="auto"/>
        <w:bottom w:val="none" w:sz="0" w:space="0" w:color="auto"/>
        <w:right w:val="none" w:sz="0" w:space="0" w:color="auto"/>
      </w:divBdr>
    </w:div>
    <w:div w:id="1167284858">
      <w:bodyDiv w:val="1"/>
      <w:marLeft w:val="0"/>
      <w:marRight w:val="0"/>
      <w:marTop w:val="0"/>
      <w:marBottom w:val="0"/>
      <w:divBdr>
        <w:top w:val="none" w:sz="0" w:space="0" w:color="auto"/>
        <w:left w:val="none" w:sz="0" w:space="0" w:color="auto"/>
        <w:bottom w:val="none" w:sz="0" w:space="0" w:color="auto"/>
        <w:right w:val="none" w:sz="0" w:space="0" w:color="auto"/>
      </w:divBdr>
    </w:div>
    <w:div w:id="1184323250">
      <w:bodyDiv w:val="1"/>
      <w:marLeft w:val="0"/>
      <w:marRight w:val="0"/>
      <w:marTop w:val="0"/>
      <w:marBottom w:val="0"/>
      <w:divBdr>
        <w:top w:val="none" w:sz="0" w:space="0" w:color="auto"/>
        <w:left w:val="none" w:sz="0" w:space="0" w:color="auto"/>
        <w:bottom w:val="none" w:sz="0" w:space="0" w:color="auto"/>
        <w:right w:val="none" w:sz="0" w:space="0" w:color="auto"/>
      </w:divBdr>
    </w:div>
    <w:div w:id="1230727051">
      <w:bodyDiv w:val="1"/>
      <w:marLeft w:val="0"/>
      <w:marRight w:val="0"/>
      <w:marTop w:val="0"/>
      <w:marBottom w:val="0"/>
      <w:divBdr>
        <w:top w:val="none" w:sz="0" w:space="0" w:color="auto"/>
        <w:left w:val="none" w:sz="0" w:space="0" w:color="auto"/>
        <w:bottom w:val="none" w:sz="0" w:space="0" w:color="auto"/>
        <w:right w:val="none" w:sz="0" w:space="0" w:color="auto"/>
      </w:divBdr>
    </w:div>
    <w:div w:id="1241715686">
      <w:bodyDiv w:val="1"/>
      <w:marLeft w:val="0"/>
      <w:marRight w:val="0"/>
      <w:marTop w:val="0"/>
      <w:marBottom w:val="0"/>
      <w:divBdr>
        <w:top w:val="none" w:sz="0" w:space="0" w:color="auto"/>
        <w:left w:val="none" w:sz="0" w:space="0" w:color="auto"/>
        <w:bottom w:val="none" w:sz="0" w:space="0" w:color="auto"/>
        <w:right w:val="none" w:sz="0" w:space="0" w:color="auto"/>
      </w:divBdr>
    </w:div>
    <w:div w:id="1251432420">
      <w:bodyDiv w:val="1"/>
      <w:marLeft w:val="0"/>
      <w:marRight w:val="0"/>
      <w:marTop w:val="0"/>
      <w:marBottom w:val="0"/>
      <w:divBdr>
        <w:top w:val="none" w:sz="0" w:space="0" w:color="auto"/>
        <w:left w:val="none" w:sz="0" w:space="0" w:color="auto"/>
        <w:bottom w:val="none" w:sz="0" w:space="0" w:color="auto"/>
        <w:right w:val="none" w:sz="0" w:space="0" w:color="auto"/>
      </w:divBdr>
    </w:div>
    <w:div w:id="1299920151">
      <w:bodyDiv w:val="1"/>
      <w:marLeft w:val="0"/>
      <w:marRight w:val="0"/>
      <w:marTop w:val="0"/>
      <w:marBottom w:val="0"/>
      <w:divBdr>
        <w:top w:val="none" w:sz="0" w:space="0" w:color="auto"/>
        <w:left w:val="none" w:sz="0" w:space="0" w:color="auto"/>
        <w:bottom w:val="none" w:sz="0" w:space="0" w:color="auto"/>
        <w:right w:val="none" w:sz="0" w:space="0" w:color="auto"/>
      </w:divBdr>
    </w:div>
    <w:div w:id="1409428091">
      <w:bodyDiv w:val="1"/>
      <w:marLeft w:val="0"/>
      <w:marRight w:val="0"/>
      <w:marTop w:val="0"/>
      <w:marBottom w:val="0"/>
      <w:divBdr>
        <w:top w:val="none" w:sz="0" w:space="0" w:color="auto"/>
        <w:left w:val="none" w:sz="0" w:space="0" w:color="auto"/>
        <w:bottom w:val="none" w:sz="0" w:space="0" w:color="auto"/>
        <w:right w:val="none" w:sz="0" w:space="0" w:color="auto"/>
      </w:divBdr>
    </w:div>
    <w:div w:id="1463814509">
      <w:bodyDiv w:val="1"/>
      <w:marLeft w:val="0"/>
      <w:marRight w:val="0"/>
      <w:marTop w:val="0"/>
      <w:marBottom w:val="0"/>
      <w:divBdr>
        <w:top w:val="none" w:sz="0" w:space="0" w:color="auto"/>
        <w:left w:val="none" w:sz="0" w:space="0" w:color="auto"/>
        <w:bottom w:val="none" w:sz="0" w:space="0" w:color="auto"/>
        <w:right w:val="none" w:sz="0" w:space="0" w:color="auto"/>
      </w:divBdr>
    </w:div>
    <w:div w:id="1501702196">
      <w:bodyDiv w:val="1"/>
      <w:marLeft w:val="0"/>
      <w:marRight w:val="0"/>
      <w:marTop w:val="0"/>
      <w:marBottom w:val="0"/>
      <w:divBdr>
        <w:top w:val="none" w:sz="0" w:space="0" w:color="auto"/>
        <w:left w:val="none" w:sz="0" w:space="0" w:color="auto"/>
        <w:bottom w:val="none" w:sz="0" w:space="0" w:color="auto"/>
        <w:right w:val="none" w:sz="0" w:space="0" w:color="auto"/>
      </w:divBdr>
    </w:div>
    <w:div w:id="1545169158">
      <w:bodyDiv w:val="1"/>
      <w:marLeft w:val="0"/>
      <w:marRight w:val="0"/>
      <w:marTop w:val="0"/>
      <w:marBottom w:val="0"/>
      <w:divBdr>
        <w:top w:val="none" w:sz="0" w:space="0" w:color="auto"/>
        <w:left w:val="none" w:sz="0" w:space="0" w:color="auto"/>
        <w:bottom w:val="none" w:sz="0" w:space="0" w:color="auto"/>
        <w:right w:val="none" w:sz="0" w:space="0" w:color="auto"/>
      </w:divBdr>
    </w:div>
    <w:div w:id="1579821734">
      <w:bodyDiv w:val="1"/>
      <w:marLeft w:val="0"/>
      <w:marRight w:val="0"/>
      <w:marTop w:val="0"/>
      <w:marBottom w:val="0"/>
      <w:divBdr>
        <w:top w:val="none" w:sz="0" w:space="0" w:color="auto"/>
        <w:left w:val="none" w:sz="0" w:space="0" w:color="auto"/>
        <w:bottom w:val="none" w:sz="0" w:space="0" w:color="auto"/>
        <w:right w:val="none" w:sz="0" w:space="0" w:color="auto"/>
      </w:divBdr>
    </w:div>
    <w:div w:id="1599217580">
      <w:bodyDiv w:val="1"/>
      <w:marLeft w:val="0"/>
      <w:marRight w:val="0"/>
      <w:marTop w:val="0"/>
      <w:marBottom w:val="0"/>
      <w:divBdr>
        <w:top w:val="none" w:sz="0" w:space="0" w:color="auto"/>
        <w:left w:val="none" w:sz="0" w:space="0" w:color="auto"/>
        <w:bottom w:val="none" w:sz="0" w:space="0" w:color="auto"/>
        <w:right w:val="none" w:sz="0" w:space="0" w:color="auto"/>
      </w:divBdr>
    </w:div>
    <w:div w:id="1608661409">
      <w:bodyDiv w:val="1"/>
      <w:marLeft w:val="0"/>
      <w:marRight w:val="0"/>
      <w:marTop w:val="0"/>
      <w:marBottom w:val="0"/>
      <w:divBdr>
        <w:top w:val="none" w:sz="0" w:space="0" w:color="auto"/>
        <w:left w:val="none" w:sz="0" w:space="0" w:color="auto"/>
        <w:bottom w:val="none" w:sz="0" w:space="0" w:color="auto"/>
        <w:right w:val="none" w:sz="0" w:space="0" w:color="auto"/>
      </w:divBdr>
    </w:div>
    <w:div w:id="1677419950">
      <w:bodyDiv w:val="1"/>
      <w:marLeft w:val="0"/>
      <w:marRight w:val="0"/>
      <w:marTop w:val="0"/>
      <w:marBottom w:val="0"/>
      <w:divBdr>
        <w:top w:val="none" w:sz="0" w:space="0" w:color="auto"/>
        <w:left w:val="none" w:sz="0" w:space="0" w:color="auto"/>
        <w:bottom w:val="none" w:sz="0" w:space="0" w:color="auto"/>
        <w:right w:val="none" w:sz="0" w:space="0" w:color="auto"/>
      </w:divBdr>
    </w:div>
    <w:div w:id="1800493363">
      <w:bodyDiv w:val="1"/>
      <w:marLeft w:val="0"/>
      <w:marRight w:val="0"/>
      <w:marTop w:val="0"/>
      <w:marBottom w:val="0"/>
      <w:divBdr>
        <w:top w:val="none" w:sz="0" w:space="0" w:color="auto"/>
        <w:left w:val="none" w:sz="0" w:space="0" w:color="auto"/>
        <w:bottom w:val="none" w:sz="0" w:space="0" w:color="auto"/>
        <w:right w:val="none" w:sz="0" w:space="0" w:color="auto"/>
      </w:divBdr>
    </w:div>
    <w:div w:id="1817214526">
      <w:bodyDiv w:val="1"/>
      <w:marLeft w:val="0"/>
      <w:marRight w:val="0"/>
      <w:marTop w:val="0"/>
      <w:marBottom w:val="0"/>
      <w:divBdr>
        <w:top w:val="none" w:sz="0" w:space="0" w:color="auto"/>
        <w:left w:val="none" w:sz="0" w:space="0" w:color="auto"/>
        <w:bottom w:val="none" w:sz="0" w:space="0" w:color="auto"/>
        <w:right w:val="none" w:sz="0" w:space="0" w:color="auto"/>
      </w:divBdr>
    </w:div>
    <w:div w:id="1867210474">
      <w:bodyDiv w:val="1"/>
      <w:marLeft w:val="0"/>
      <w:marRight w:val="0"/>
      <w:marTop w:val="0"/>
      <w:marBottom w:val="0"/>
      <w:divBdr>
        <w:top w:val="none" w:sz="0" w:space="0" w:color="auto"/>
        <w:left w:val="none" w:sz="0" w:space="0" w:color="auto"/>
        <w:bottom w:val="none" w:sz="0" w:space="0" w:color="auto"/>
        <w:right w:val="none" w:sz="0" w:space="0" w:color="auto"/>
      </w:divBdr>
    </w:div>
    <w:div w:id="1896695693">
      <w:bodyDiv w:val="1"/>
      <w:marLeft w:val="0"/>
      <w:marRight w:val="0"/>
      <w:marTop w:val="0"/>
      <w:marBottom w:val="0"/>
      <w:divBdr>
        <w:top w:val="none" w:sz="0" w:space="0" w:color="auto"/>
        <w:left w:val="none" w:sz="0" w:space="0" w:color="auto"/>
        <w:bottom w:val="none" w:sz="0" w:space="0" w:color="auto"/>
        <w:right w:val="none" w:sz="0" w:space="0" w:color="auto"/>
      </w:divBdr>
    </w:div>
    <w:div w:id="1978148339">
      <w:bodyDiv w:val="1"/>
      <w:marLeft w:val="0"/>
      <w:marRight w:val="0"/>
      <w:marTop w:val="0"/>
      <w:marBottom w:val="0"/>
      <w:divBdr>
        <w:top w:val="none" w:sz="0" w:space="0" w:color="auto"/>
        <w:left w:val="none" w:sz="0" w:space="0" w:color="auto"/>
        <w:bottom w:val="none" w:sz="0" w:space="0" w:color="auto"/>
        <w:right w:val="none" w:sz="0" w:space="0" w:color="auto"/>
      </w:divBdr>
    </w:div>
    <w:div w:id="2043086768">
      <w:bodyDiv w:val="1"/>
      <w:marLeft w:val="0"/>
      <w:marRight w:val="0"/>
      <w:marTop w:val="0"/>
      <w:marBottom w:val="0"/>
      <w:divBdr>
        <w:top w:val="none" w:sz="0" w:space="0" w:color="auto"/>
        <w:left w:val="none" w:sz="0" w:space="0" w:color="auto"/>
        <w:bottom w:val="none" w:sz="0" w:space="0" w:color="auto"/>
        <w:right w:val="none" w:sz="0" w:space="0" w:color="auto"/>
      </w:divBdr>
    </w:div>
    <w:div w:id="2102136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Excel_Worksheet2.xlsx"/><Relationship Id="rId42" Type="http://schemas.openxmlformats.org/officeDocument/2006/relationships/image" Target="media/image19.emf"/><Relationship Id="rId47" Type="http://schemas.openxmlformats.org/officeDocument/2006/relationships/package" Target="embeddings/Microsoft_Excel_Worksheet15.xlsx"/><Relationship Id="rId63" Type="http://schemas.openxmlformats.org/officeDocument/2006/relationships/package" Target="embeddings/Microsoft_Excel_Worksheet23.xlsx"/><Relationship Id="rId68"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package" Target="embeddings/Microsoft_Excel_Worksheet6.xlsx"/><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Excel_Worksheet10.xlsx"/><Relationship Id="rId40" Type="http://schemas.openxmlformats.org/officeDocument/2006/relationships/image" Target="media/image18.emf"/><Relationship Id="rId45" Type="http://schemas.openxmlformats.org/officeDocument/2006/relationships/package" Target="embeddings/Microsoft_Excel_Worksheet14.xlsx"/><Relationship Id="rId53" Type="http://schemas.openxmlformats.org/officeDocument/2006/relationships/package" Target="embeddings/Microsoft_Excel_Worksheet18.xlsx"/><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Excel_Worksheet22.xlsx"/><Relationship Id="rId19" Type="http://schemas.openxmlformats.org/officeDocument/2006/relationships/package" Target="embeddings/Microsoft_Excel_Worksheet1.xlsx"/><Relationship Id="rId14" Type="http://schemas.openxmlformats.org/officeDocument/2006/relationships/comments" Target="comments.xml"/><Relationship Id="rId22" Type="http://schemas.openxmlformats.org/officeDocument/2006/relationships/image" Target="media/image9.emf"/><Relationship Id="rId27" Type="http://schemas.openxmlformats.org/officeDocument/2006/relationships/package" Target="embeddings/Microsoft_Excel_Worksheet5.xlsx"/><Relationship Id="rId30" Type="http://schemas.openxmlformats.org/officeDocument/2006/relationships/image" Target="media/image13.emf"/><Relationship Id="rId35" Type="http://schemas.openxmlformats.org/officeDocument/2006/relationships/package" Target="embeddings/Microsoft_Excel_Worksheet9.xlsx"/><Relationship Id="rId43" Type="http://schemas.openxmlformats.org/officeDocument/2006/relationships/package" Target="embeddings/Microsoft_Excel_Worksheet13.xls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Excel_Worksheet26.xlsx"/><Relationship Id="rId8" Type="http://schemas.openxmlformats.org/officeDocument/2006/relationships/endnotes" Target="endnotes.xml"/><Relationship Id="rId51" Type="http://schemas.openxmlformats.org/officeDocument/2006/relationships/package" Target="embeddings/Microsoft_Excel_Worksheet17.xlsx"/><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33" Type="http://schemas.openxmlformats.org/officeDocument/2006/relationships/package" Target="embeddings/Microsoft_Excel_Worksheet8.xls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Excel_Worksheet21.xlsx"/><Relationship Id="rId67" Type="http://schemas.openxmlformats.org/officeDocument/2006/relationships/package" Target="embeddings/Microsoft_Excel_Worksheet25.xlsx"/><Relationship Id="rId20" Type="http://schemas.openxmlformats.org/officeDocument/2006/relationships/image" Target="media/image8.emf"/><Relationship Id="rId41" Type="http://schemas.openxmlformats.org/officeDocument/2006/relationships/package" Target="embeddings/Microsoft_Excel_Worksheet12.xls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header" Target="header1.xml"/><Relationship Id="rId75"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package" Target="embeddings/Microsoft_Excel_Worksheet3.xls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Excel_Worksheet16.xlsx"/><Relationship Id="rId57" Type="http://schemas.openxmlformats.org/officeDocument/2006/relationships/package" Target="embeddings/Microsoft_Excel_Worksheet20.xlsx"/><Relationship Id="rId10" Type="http://schemas.openxmlformats.org/officeDocument/2006/relationships/image" Target="media/image2.png"/><Relationship Id="rId31" Type="http://schemas.openxmlformats.org/officeDocument/2006/relationships/package" Target="embeddings/Microsoft_Excel_Worksheet7.xls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Excel_Worksheet24.xlsx"/><Relationship Id="rId73"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emf"/><Relationship Id="rId39" Type="http://schemas.openxmlformats.org/officeDocument/2006/relationships/package" Target="embeddings/Microsoft_Excel_Worksheet11.xls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Excel_Worksheet19.xlsx"/><Relationship Id="rId76"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B10B6A-F924-49A5-BD1B-8E671D3B4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16</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Ebix Technologies Pvt Ltd</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ambarish.agwan@ebixcash.com</dc:creator>
  <cp:lastModifiedBy>Abhishek Kumar</cp:lastModifiedBy>
  <cp:revision>3</cp:revision>
  <dcterms:created xsi:type="dcterms:W3CDTF">2022-05-07T07:00:00Z</dcterms:created>
  <dcterms:modified xsi:type="dcterms:W3CDTF">2022-05-07T07:06:00Z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